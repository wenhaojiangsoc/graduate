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53C5FA" w14:textId="380880EE" w:rsidR="00F86714" w:rsidRDefault="0061184E" w:rsidP="004A380D">
      <w:pPr>
        <w:pStyle w:val="Title"/>
        <w:spacing w:before="0"/>
        <w:rPr>
          <w:bCs/>
          <w:sz w:val="24"/>
          <w:szCs w:val="24"/>
        </w:rPr>
      </w:pPr>
      <w:r>
        <w:rPr>
          <w:bCs/>
          <w:color w:val="000000"/>
          <w:kern w:val="36"/>
          <w:sz w:val="24"/>
          <w:szCs w:val="24"/>
        </w:rPr>
        <w:t xml:space="preserve">Full </w:t>
      </w:r>
      <w:r w:rsidR="00275A81" w:rsidRPr="00A728B5">
        <w:rPr>
          <w:bCs/>
          <w:color w:val="000000"/>
          <w:kern w:val="36"/>
          <w:sz w:val="24"/>
          <w:szCs w:val="24"/>
        </w:rPr>
        <w:t>Appendix</w:t>
      </w:r>
      <w:r>
        <w:rPr>
          <w:rStyle w:val="FootnoteReference"/>
          <w:bCs/>
          <w:color w:val="000000"/>
          <w:kern w:val="36"/>
          <w:sz w:val="24"/>
          <w:szCs w:val="24"/>
        </w:rPr>
        <w:footnoteReference w:id="1"/>
      </w:r>
      <w:r w:rsidR="00275A81" w:rsidRPr="00A728B5">
        <w:rPr>
          <w:bCs/>
          <w:color w:val="000000"/>
          <w:kern w:val="36"/>
          <w:sz w:val="24"/>
          <w:szCs w:val="24"/>
        </w:rPr>
        <w:t xml:space="preserve"> to “</w:t>
      </w:r>
      <w:r w:rsidR="00275A81" w:rsidRPr="00A728B5">
        <w:rPr>
          <w:bCs/>
          <w:sz w:val="24"/>
          <w:szCs w:val="24"/>
        </w:rPr>
        <w:t>The Role of Graduate Education in the Rising Wage Premium for Professional and Managerial Occupations, 1980-2019”</w:t>
      </w:r>
    </w:p>
    <w:p w14:paraId="6B9918BB" w14:textId="77777777" w:rsidR="00795CEB" w:rsidRPr="00795CEB" w:rsidRDefault="00795CEB" w:rsidP="00795CEB">
      <w:pPr>
        <w:rPr>
          <w:lang w:val="en"/>
        </w:rPr>
      </w:pPr>
    </w:p>
    <w:p w14:paraId="00124353" w14:textId="6B56AC3A" w:rsidR="00F86714" w:rsidRPr="00795CEB" w:rsidRDefault="009D5F3F" w:rsidP="00F86714">
      <w:pPr>
        <w:rPr>
          <w:b/>
          <w:bCs/>
          <w:color w:val="000000"/>
        </w:rPr>
      </w:pPr>
      <w:r w:rsidRPr="009D5F3F">
        <w:rPr>
          <w:b/>
          <w:bCs/>
          <w:color w:val="000000"/>
        </w:rPr>
        <w:t>I. Detailed Information on Descriptive Trends and Regression Analyses</w:t>
      </w:r>
      <w:r w:rsidR="0062425F">
        <w:rPr>
          <w:b/>
          <w:bCs/>
          <w:color w:val="000000"/>
        </w:rPr>
        <w:t xml:space="preserve"> </w:t>
      </w:r>
    </w:p>
    <w:p w14:paraId="5C682675" w14:textId="339F2CCA" w:rsidR="009D5F3F" w:rsidRDefault="009D5F3F" w:rsidP="00F86714">
      <w:pPr>
        <w:ind w:firstLine="720"/>
        <w:rPr>
          <w:color w:val="000000"/>
        </w:rPr>
      </w:pPr>
      <w:r w:rsidRPr="009D5F3F">
        <w:rPr>
          <w:color w:val="000000"/>
        </w:rPr>
        <w:t>Table A1 and A2 contain the means for all variables, separately by year, for NPM (A1) and PM (A2). This supplements Table 1 in the paper</w:t>
      </w:r>
      <w:r w:rsidR="00795CEB">
        <w:rPr>
          <w:color w:val="000000"/>
        </w:rPr>
        <w:t>. O</w:t>
      </w:r>
      <w:r w:rsidRPr="009D5F3F">
        <w:rPr>
          <w:color w:val="000000"/>
        </w:rPr>
        <w:t xml:space="preserve">nly the first and last years are used in the decomposition-of-change, but Tables A1 and A2 provide </w:t>
      </w:r>
      <w:r w:rsidR="00795CEB">
        <w:rPr>
          <w:color w:val="000000"/>
        </w:rPr>
        <w:t xml:space="preserve">more complete </w:t>
      </w:r>
      <w:r w:rsidRPr="009D5F3F">
        <w:rPr>
          <w:color w:val="000000"/>
        </w:rPr>
        <w:t xml:space="preserve">information on </w:t>
      </w:r>
      <w:r w:rsidR="00795CEB">
        <w:rPr>
          <w:color w:val="000000"/>
        </w:rPr>
        <w:t xml:space="preserve">trends. </w:t>
      </w:r>
      <w:r w:rsidRPr="009D5F3F">
        <w:rPr>
          <w:color w:val="000000"/>
        </w:rPr>
        <w:t> </w:t>
      </w:r>
    </w:p>
    <w:tbl>
      <w:tblPr>
        <w:tblpPr w:leftFromText="180" w:rightFromText="180" w:vertAnchor="text" w:horzAnchor="margin" w:tblpY="169"/>
        <w:tblW w:w="9388" w:type="dxa"/>
        <w:tblCellMar>
          <w:top w:w="15" w:type="dxa"/>
          <w:left w:w="15" w:type="dxa"/>
          <w:bottom w:w="15" w:type="dxa"/>
          <w:right w:w="15" w:type="dxa"/>
        </w:tblCellMar>
        <w:tblLook w:val="04A0" w:firstRow="1" w:lastRow="0" w:firstColumn="1" w:lastColumn="0" w:noHBand="0" w:noVBand="1"/>
      </w:tblPr>
      <w:tblGrid>
        <w:gridCol w:w="4049"/>
        <w:gridCol w:w="893"/>
        <w:gridCol w:w="893"/>
        <w:gridCol w:w="894"/>
        <w:gridCol w:w="894"/>
        <w:gridCol w:w="894"/>
        <w:gridCol w:w="871"/>
      </w:tblGrid>
      <w:tr w:rsidR="004A380D" w:rsidRPr="009D5F3F" w14:paraId="0E380635" w14:textId="77777777" w:rsidTr="004A380D">
        <w:trPr>
          <w:trHeight w:val="508"/>
        </w:trPr>
        <w:tc>
          <w:tcPr>
            <w:tcW w:w="0" w:type="auto"/>
            <w:gridSpan w:val="7"/>
            <w:tcBorders>
              <w:bottom w:val="single" w:sz="4" w:space="0" w:color="000000"/>
            </w:tcBorders>
            <w:tcMar>
              <w:top w:w="0" w:type="dxa"/>
              <w:left w:w="108" w:type="dxa"/>
              <w:bottom w:w="0" w:type="dxa"/>
              <w:right w:w="108" w:type="dxa"/>
            </w:tcMar>
            <w:vAlign w:val="center"/>
            <w:hideMark/>
          </w:tcPr>
          <w:p w14:paraId="007471A2" w14:textId="77777777" w:rsidR="004A380D" w:rsidRPr="009D5F3F" w:rsidRDefault="004A380D" w:rsidP="004A380D">
            <w:pPr>
              <w:spacing w:before="40" w:after="40"/>
            </w:pPr>
            <w:r w:rsidRPr="009D5F3F">
              <w:rPr>
                <w:color w:val="000000"/>
              </w:rPr>
              <w:t xml:space="preserve">Table A1. </w:t>
            </w:r>
            <w:r>
              <w:rPr>
                <w:color w:val="000000"/>
              </w:rPr>
              <w:t xml:space="preserve">Means </w:t>
            </w:r>
            <w:r w:rsidRPr="009D5F3F">
              <w:rPr>
                <w:color w:val="000000"/>
              </w:rPr>
              <w:t xml:space="preserve">for </w:t>
            </w:r>
            <w:r>
              <w:rPr>
                <w:color w:val="000000"/>
              </w:rPr>
              <w:t>all variables</w:t>
            </w:r>
            <w:r w:rsidRPr="009D5F3F">
              <w:rPr>
                <w:color w:val="000000"/>
              </w:rPr>
              <w:t>, NPM occupations; Delta calculates the change between 1980 and 2019</w:t>
            </w:r>
          </w:p>
        </w:tc>
      </w:tr>
      <w:tr w:rsidR="002445D5" w:rsidRPr="00AA793B" w14:paraId="68D4440F" w14:textId="77777777" w:rsidTr="009474CC">
        <w:trPr>
          <w:trHeight w:hRule="exact" w:val="274"/>
        </w:trPr>
        <w:tc>
          <w:tcPr>
            <w:tcW w:w="0" w:type="auto"/>
            <w:tcBorders>
              <w:top w:val="single" w:sz="4" w:space="0" w:color="000000"/>
              <w:bottom w:val="single" w:sz="4" w:space="0" w:color="000000"/>
            </w:tcBorders>
            <w:tcMar>
              <w:top w:w="0" w:type="dxa"/>
              <w:left w:w="108" w:type="dxa"/>
              <w:bottom w:w="0" w:type="dxa"/>
              <w:right w:w="108" w:type="dxa"/>
            </w:tcMar>
            <w:hideMark/>
          </w:tcPr>
          <w:p w14:paraId="1652D522" w14:textId="77777777" w:rsidR="004A380D" w:rsidRPr="009474CC" w:rsidRDefault="004A380D" w:rsidP="004A380D">
            <w:pPr>
              <w:rPr>
                <w:sz w:val="22"/>
                <w:szCs w:val="22"/>
              </w:rPr>
            </w:pPr>
          </w:p>
        </w:tc>
        <w:tc>
          <w:tcPr>
            <w:tcW w:w="0" w:type="auto"/>
            <w:tcBorders>
              <w:top w:val="single" w:sz="4" w:space="0" w:color="000000"/>
              <w:bottom w:val="single" w:sz="4" w:space="0" w:color="000000"/>
            </w:tcBorders>
            <w:shd w:val="clear" w:color="auto" w:fill="FFFFFF"/>
            <w:tcMar>
              <w:top w:w="0" w:type="dxa"/>
              <w:left w:w="108" w:type="dxa"/>
              <w:bottom w:w="0" w:type="dxa"/>
              <w:right w:w="108" w:type="dxa"/>
            </w:tcMar>
            <w:hideMark/>
          </w:tcPr>
          <w:p w14:paraId="02C728F9" w14:textId="77777777" w:rsidR="004A380D" w:rsidRPr="009474CC" w:rsidRDefault="004A380D" w:rsidP="004A380D">
            <w:pPr>
              <w:spacing w:before="40" w:after="40"/>
              <w:rPr>
                <w:sz w:val="22"/>
                <w:szCs w:val="22"/>
              </w:rPr>
            </w:pPr>
            <w:r w:rsidRPr="009474CC">
              <w:rPr>
                <w:color w:val="000000"/>
                <w:sz w:val="22"/>
                <w:szCs w:val="22"/>
              </w:rPr>
              <w:t>1980</w:t>
            </w:r>
          </w:p>
        </w:tc>
        <w:tc>
          <w:tcPr>
            <w:tcW w:w="0" w:type="auto"/>
            <w:tcBorders>
              <w:top w:val="single" w:sz="4" w:space="0" w:color="000000"/>
              <w:bottom w:val="single" w:sz="4" w:space="0" w:color="000000"/>
            </w:tcBorders>
            <w:shd w:val="clear" w:color="auto" w:fill="FFFFFF"/>
            <w:tcMar>
              <w:top w:w="0" w:type="dxa"/>
              <w:left w:w="108" w:type="dxa"/>
              <w:bottom w:w="0" w:type="dxa"/>
              <w:right w:w="108" w:type="dxa"/>
            </w:tcMar>
            <w:hideMark/>
          </w:tcPr>
          <w:p w14:paraId="2D7B8959" w14:textId="77777777" w:rsidR="004A380D" w:rsidRPr="009474CC" w:rsidRDefault="004A380D" w:rsidP="004A380D">
            <w:pPr>
              <w:spacing w:before="40" w:after="40"/>
              <w:rPr>
                <w:sz w:val="22"/>
                <w:szCs w:val="22"/>
              </w:rPr>
            </w:pPr>
            <w:r w:rsidRPr="009474CC">
              <w:rPr>
                <w:color w:val="000000"/>
                <w:sz w:val="22"/>
                <w:szCs w:val="22"/>
              </w:rPr>
              <w:t>1990</w:t>
            </w:r>
          </w:p>
        </w:tc>
        <w:tc>
          <w:tcPr>
            <w:tcW w:w="0" w:type="auto"/>
            <w:tcBorders>
              <w:top w:val="single" w:sz="4" w:space="0" w:color="000000"/>
              <w:bottom w:val="single" w:sz="4" w:space="0" w:color="000000"/>
            </w:tcBorders>
            <w:shd w:val="clear" w:color="auto" w:fill="FFFFFF"/>
            <w:tcMar>
              <w:top w:w="0" w:type="dxa"/>
              <w:left w:w="108" w:type="dxa"/>
              <w:bottom w:w="0" w:type="dxa"/>
              <w:right w:w="108" w:type="dxa"/>
            </w:tcMar>
            <w:hideMark/>
          </w:tcPr>
          <w:p w14:paraId="7750F5F5" w14:textId="77777777" w:rsidR="004A380D" w:rsidRPr="009474CC" w:rsidRDefault="004A380D" w:rsidP="004A380D">
            <w:pPr>
              <w:spacing w:before="40" w:after="40"/>
              <w:rPr>
                <w:sz w:val="22"/>
                <w:szCs w:val="22"/>
              </w:rPr>
            </w:pPr>
            <w:r w:rsidRPr="009474CC">
              <w:rPr>
                <w:color w:val="000000"/>
                <w:sz w:val="22"/>
                <w:szCs w:val="22"/>
              </w:rPr>
              <w:t>2000</w:t>
            </w:r>
          </w:p>
        </w:tc>
        <w:tc>
          <w:tcPr>
            <w:tcW w:w="0" w:type="auto"/>
            <w:tcBorders>
              <w:top w:val="single" w:sz="4" w:space="0" w:color="000000"/>
              <w:bottom w:val="single" w:sz="4" w:space="0" w:color="000000"/>
            </w:tcBorders>
            <w:shd w:val="clear" w:color="auto" w:fill="FFFFFF"/>
            <w:tcMar>
              <w:top w:w="0" w:type="dxa"/>
              <w:left w:w="108" w:type="dxa"/>
              <w:bottom w:w="0" w:type="dxa"/>
              <w:right w:w="108" w:type="dxa"/>
            </w:tcMar>
            <w:hideMark/>
          </w:tcPr>
          <w:p w14:paraId="77F8B04C" w14:textId="77777777" w:rsidR="004A380D" w:rsidRPr="009474CC" w:rsidRDefault="004A380D" w:rsidP="004A380D">
            <w:pPr>
              <w:spacing w:before="40" w:after="40"/>
              <w:rPr>
                <w:sz w:val="22"/>
                <w:szCs w:val="22"/>
              </w:rPr>
            </w:pPr>
            <w:r w:rsidRPr="009474CC">
              <w:rPr>
                <w:color w:val="000000"/>
                <w:sz w:val="22"/>
                <w:szCs w:val="22"/>
              </w:rPr>
              <w:t>2010</w:t>
            </w:r>
          </w:p>
        </w:tc>
        <w:tc>
          <w:tcPr>
            <w:tcW w:w="0" w:type="auto"/>
            <w:tcBorders>
              <w:top w:val="single" w:sz="4" w:space="0" w:color="000000"/>
              <w:bottom w:val="single" w:sz="4" w:space="0" w:color="000000"/>
            </w:tcBorders>
            <w:shd w:val="clear" w:color="auto" w:fill="FFFFFF"/>
            <w:tcMar>
              <w:top w:w="0" w:type="dxa"/>
              <w:left w:w="108" w:type="dxa"/>
              <w:bottom w:w="0" w:type="dxa"/>
              <w:right w:w="108" w:type="dxa"/>
            </w:tcMar>
            <w:hideMark/>
          </w:tcPr>
          <w:p w14:paraId="1A90589C" w14:textId="77777777" w:rsidR="004A380D" w:rsidRPr="009474CC" w:rsidRDefault="004A380D" w:rsidP="004A380D">
            <w:pPr>
              <w:spacing w:before="40" w:after="40"/>
              <w:rPr>
                <w:sz w:val="22"/>
                <w:szCs w:val="22"/>
              </w:rPr>
            </w:pPr>
            <w:r w:rsidRPr="009474CC">
              <w:rPr>
                <w:color w:val="000000"/>
                <w:sz w:val="22"/>
                <w:szCs w:val="22"/>
              </w:rPr>
              <w:t>2019</w:t>
            </w:r>
          </w:p>
        </w:tc>
        <w:tc>
          <w:tcPr>
            <w:tcW w:w="0" w:type="auto"/>
            <w:tcBorders>
              <w:top w:val="single" w:sz="4" w:space="0" w:color="000000"/>
              <w:bottom w:val="single" w:sz="4" w:space="0" w:color="000000"/>
            </w:tcBorders>
            <w:shd w:val="clear" w:color="auto" w:fill="FFFFFF"/>
            <w:tcMar>
              <w:top w:w="0" w:type="dxa"/>
              <w:left w:w="108" w:type="dxa"/>
              <w:bottom w:w="0" w:type="dxa"/>
              <w:right w:w="108" w:type="dxa"/>
            </w:tcMar>
            <w:hideMark/>
          </w:tcPr>
          <w:p w14:paraId="2EA41C09" w14:textId="77777777" w:rsidR="004A380D" w:rsidRPr="009474CC" w:rsidRDefault="004A380D" w:rsidP="004A380D">
            <w:pPr>
              <w:spacing w:before="40" w:after="40"/>
              <w:rPr>
                <w:sz w:val="22"/>
                <w:szCs w:val="22"/>
              </w:rPr>
            </w:pPr>
            <w:r w:rsidRPr="009474CC">
              <w:rPr>
                <w:color w:val="000000"/>
                <w:sz w:val="22"/>
                <w:szCs w:val="22"/>
              </w:rPr>
              <w:t>Delta</w:t>
            </w:r>
          </w:p>
        </w:tc>
      </w:tr>
      <w:tr w:rsidR="004A380D" w:rsidRPr="00AA793B" w14:paraId="2C36FF63" w14:textId="77777777" w:rsidTr="009474CC">
        <w:trPr>
          <w:trHeight w:hRule="exact" w:val="274"/>
        </w:trPr>
        <w:tc>
          <w:tcPr>
            <w:tcW w:w="0" w:type="auto"/>
            <w:tcBorders>
              <w:top w:val="single" w:sz="4" w:space="0" w:color="000000"/>
            </w:tcBorders>
            <w:tcMar>
              <w:top w:w="0" w:type="dxa"/>
              <w:left w:w="108" w:type="dxa"/>
              <w:bottom w:w="0" w:type="dxa"/>
              <w:right w:w="108" w:type="dxa"/>
            </w:tcMar>
            <w:hideMark/>
          </w:tcPr>
          <w:p w14:paraId="3243D588" w14:textId="77777777" w:rsidR="004A380D" w:rsidRPr="009474CC" w:rsidRDefault="004A380D" w:rsidP="004A380D">
            <w:pPr>
              <w:spacing w:before="40" w:after="40"/>
              <w:rPr>
                <w:color w:val="000000"/>
                <w:sz w:val="22"/>
                <w:szCs w:val="22"/>
              </w:rPr>
            </w:pPr>
            <w:r w:rsidRPr="009474CC">
              <w:rPr>
                <w:color w:val="000000"/>
                <w:sz w:val="22"/>
                <w:szCs w:val="22"/>
              </w:rPr>
              <w:t>Wage, 2019 USD, PCE-adjusted</w:t>
            </w:r>
          </w:p>
        </w:tc>
        <w:tc>
          <w:tcPr>
            <w:tcW w:w="0" w:type="auto"/>
            <w:tcBorders>
              <w:top w:val="single" w:sz="4" w:space="0" w:color="000000"/>
            </w:tcBorders>
            <w:tcMar>
              <w:top w:w="0" w:type="dxa"/>
              <w:left w:w="108" w:type="dxa"/>
              <w:bottom w:w="0" w:type="dxa"/>
              <w:right w:w="108" w:type="dxa"/>
            </w:tcMar>
            <w:hideMark/>
          </w:tcPr>
          <w:p w14:paraId="6F639354" w14:textId="77777777" w:rsidR="004A380D" w:rsidRPr="009474CC" w:rsidRDefault="004A380D" w:rsidP="004A380D">
            <w:pPr>
              <w:spacing w:before="40" w:after="40"/>
              <w:rPr>
                <w:color w:val="000000"/>
                <w:sz w:val="22"/>
                <w:szCs w:val="22"/>
              </w:rPr>
            </w:pPr>
            <w:r w:rsidRPr="009474CC">
              <w:rPr>
                <w:color w:val="000000"/>
                <w:sz w:val="22"/>
                <w:szCs w:val="22"/>
              </w:rPr>
              <w:t>19.33</w:t>
            </w:r>
          </w:p>
        </w:tc>
        <w:tc>
          <w:tcPr>
            <w:tcW w:w="0" w:type="auto"/>
            <w:tcBorders>
              <w:top w:val="single" w:sz="4" w:space="0" w:color="000000"/>
            </w:tcBorders>
            <w:tcMar>
              <w:top w:w="0" w:type="dxa"/>
              <w:left w:w="108" w:type="dxa"/>
              <w:bottom w:w="0" w:type="dxa"/>
              <w:right w:w="108" w:type="dxa"/>
            </w:tcMar>
            <w:hideMark/>
          </w:tcPr>
          <w:p w14:paraId="5A17DDF2" w14:textId="77777777" w:rsidR="004A380D" w:rsidRPr="009474CC" w:rsidRDefault="004A380D" w:rsidP="004A380D">
            <w:pPr>
              <w:spacing w:before="40" w:after="40"/>
              <w:rPr>
                <w:color w:val="000000"/>
                <w:sz w:val="22"/>
                <w:szCs w:val="22"/>
              </w:rPr>
            </w:pPr>
            <w:r w:rsidRPr="009474CC">
              <w:rPr>
                <w:color w:val="000000"/>
                <w:sz w:val="22"/>
                <w:szCs w:val="22"/>
              </w:rPr>
              <w:t>18.95</w:t>
            </w:r>
          </w:p>
        </w:tc>
        <w:tc>
          <w:tcPr>
            <w:tcW w:w="0" w:type="auto"/>
            <w:tcBorders>
              <w:top w:val="single" w:sz="4" w:space="0" w:color="000000"/>
            </w:tcBorders>
            <w:tcMar>
              <w:top w:w="0" w:type="dxa"/>
              <w:left w:w="108" w:type="dxa"/>
              <w:bottom w:w="0" w:type="dxa"/>
              <w:right w:w="108" w:type="dxa"/>
            </w:tcMar>
            <w:hideMark/>
          </w:tcPr>
          <w:p w14:paraId="60AA846C" w14:textId="77777777" w:rsidR="004A380D" w:rsidRPr="009474CC" w:rsidRDefault="004A380D" w:rsidP="004A380D">
            <w:pPr>
              <w:spacing w:before="40" w:after="40"/>
              <w:rPr>
                <w:color w:val="000000"/>
                <w:sz w:val="22"/>
                <w:szCs w:val="22"/>
              </w:rPr>
            </w:pPr>
            <w:r w:rsidRPr="009474CC">
              <w:rPr>
                <w:color w:val="000000"/>
                <w:sz w:val="22"/>
                <w:szCs w:val="22"/>
              </w:rPr>
              <w:t>21.23</w:t>
            </w:r>
          </w:p>
        </w:tc>
        <w:tc>
          <w:tcPr>
            <w:tcW w:w="0" w:type="auto"/>
            <w:tcBorders>
              <w:top w:val="single" w:sz="4" w:space="0" w:color="000000"/>
            </w:tcBorders>
            <w:tcMar>
              <w:top w:w="0" w:type="dxa"/>
              <w:left w:w="108" w:type="dxa"/>
              <w:bottom w:w="0" w:type="dxa"/>
              <w:right w:w="108" w:type="dxa"/>
            </w:tcMar>
            <w:hideMark/>
          </w:tcPr>
          <w:p w14:paraId="08A71893" w14:textId="77777777" w:rsidR="004A380D" w:rsidRPr="009474CC" w:rsidRDefault="004A380D" w:rsidP="004A380D">
            <w:pPr>
              <w:spacing w:before="40" w:after="40"/>
              <w:rPr>
                <w:color w:val="000000"/>
                <w:sz w:val="22"/>
                <w:szCs w:val="22"/>
              </w:rPr>
            </w:pPr>
            <w:r w:rsidRPr="009474CC">
              <w:rPr>
                <w:color w:val="000000"/>
                <w:sz w:val="22"/>
                <w:szCs w:val="22"/>
              </w:rPr>
              <w:t>20.12</w:t>
            </w:r>
          </w:p>
        </w:tc>
        <w:tc>
          <w:tcPr>
            <w:tcW w:w="0" w:type="auto"/>
            <w:tcBorders>
              <w:top w:val="single" w:sz="4" w:space="0" w:color="000000"/>
            </w:tcBorders>
            <w:tcMar>
              <w:top w:w="0" w:type="dxa"/>
              <w:left w:w="108" w:type="dxa"/>
              <w:bottom w:w="0" w:type="dxa"/>
              <w:right w:w="108" w:type="dxa"/>
            </w:tcMar>
            <w:hideMark/>
          </w:tcPr>
          <w:p w14:paraId="0D66841D" w14:textId="77777777" w:rsidR="004A380D" w:rsidRPr="009474CC" w:rsidRDefault="004A380D" w:rsidP="004A380D">
            <w:pPr>
              <w:spacing w:before="40" w:after="40"/>
              <w:rPr>
                <w:color w:val="000000"/>
                <w:sz w:val="22"/>
                <w:szCs w:val="22"/>
              </w:rPr>
            </w:pPr>
            <w:r w:rsidRPr="009474CC">
              <w:rPr>
                <w:color w:val="000000"/>
                <w:sz w:val="22"/>
                <w:szCs w:val="22"/>
              </w:rPr>
              <w:t>21.76</w:t>
            </w:r>
          </w:p>
        </w:tc>
        <w:tc>
          <w:tcPr>
            <w:tcW w:w="0" w:type="auto"/>
            <w:tcBorders>
              <w:top w:val="single" w:sz="4" w:space="0" w:color="000000"/>
            </w:tcBorders>
            <w:tcMar>
              <w:top w:w="0" w:type="dxa"/>
              <w:left w:w="108" w:type="dxa"/>
              <w:bottom w:w="0" w:type="dxa"/>
              <w:right w:w="108" w:type="dxa"/>
            </w:tcMar>
            <w:hideMark/>
          </w:tcPr>
          <w:p w14:paraId="30E715AB" w14:textId="77777777" w:rsidR="004A380D" w:rsidRPr="009474CC" w:rsidRDefault="004A380D" w:rsidP="004A380D">
            <w:pPr>
              <w:spacing w:before="40" w:after="40"/>
              <w:rPr>
                <w:color w:val="000000"/>
                <w:sz w:val="22"/>
                <w:szCs w:val="22"/>
              </w:rPr>
            </w:pPr>
            <w:r w:rsidRPr="009474CC">
              <w:rPr>
                <w:color w:val="000000"/>
                <w:sz w:val="22"/>
                <w:szCs w:val="22"/>
              </w:rPr>
              <w:t>2.43</w:t>
            </w:r>
          </w:p>
        </w:tc>
      </w:tr>
      <w:tr w:rsidR="004A380D" w:rsidRPr="00AA793B" w14:paraId="5F70D367" w14:textId="77777777" w:rsidTr="009474CC">
        <w:trPr>
          <w:trHeight w:hRule="exact" w:val="274"/>
        </w:trPr>
        <w:tc>
          <w:tcPr>
            <w:tcW w:w="0" w:type="auto"/>
            <w:tcMar>
              <w:top w:w="0" w:type="dxa"/>
              <w:left w:w="108" w:type="dxa"/>
              <w:bottom w:w="0" w:type="dxa"/>
              <w:right w:w="108" w:type="dxa"/>
            </w:tcMar>
            <w:hideMark/>
          </w:tcPr>
          <w:p w14:paraId="54F050A1" w14:textId="77777777" w:rsidR="004A380D" w:rsidRPr="009474CC" w:rsidRDefault="004A380D" w:rsidP="004A380D">
            <w:pPr>
              <w:spacing w:before="40" w:after="40"/>
              <w:rPr>
                <w:color w:val="000000"/>
                <w:sz w:val="22"/>
                <w:szCs w:val="22"/>
              </w:rPr>
            </w:pPr>
            <w:r w:rsidRPr="009474CC">
              <w:rPr>
                <w:color w:val="000000"/>
                <w:sz w:val="22"/>
                <w:szCs w:val="22"/>
              </w:rPr>
              <w:t>Ln Wage, 2019 USD, PCE-adjusted</w:t>
            </w:r>
          </w:p>
        </w:tc>
        <w:tc>
          <w:tcPr>
            <w:tcW w:w="0" w:type="auto"/>
            <w:tcMar>
              <w:top w:w="0" w:type="dxa"/>
              <w:left w:w="108" w:type="dxa"/>
              <w:bottom w:w="0" w:type="dxa"/>
              <w:right w:w="108" w:type="dxa"/>
            </w:tcMar>
            <w:hideMark/>
          </w:tcPr>
          <w:p w14:paraId="22521E43" w14:textId="77777777" w:rsidR="004A380D" w:rsidRPr="009474CC" w:rsidRDefault="004A380D" w:rsidP="004A380D">
            <w:pPr>
              <w:spacing w:before="40" w:after="40"/>
              <w:rPr>
                <w:color w:val="000000"/>
                <w:sz w:val="22"/>
                <w:szCs w:val="22"/>
              </w:rPr>
            </w:pPr>
            <w:r w:rsidRPr="009474CC">
              <w:rPr>
                <w:color w:val="000000"/>
                <w:sz w:val="22"/>
                <w:szCs w:val="22"/>
              </w:rPr>
              <w:t>2.72</w:t>
            </w:r>
          </w:p>
        </w:tc>
        <w:tc>
          <w:tcPr>
            <w:tcW w:w="0" w:type="auto"/>
            <w:tcMar>
              <w:top w:w="0" w:type="dxa"/>
              <w:left w:w="108" w:type="dxa"/>
              <w:bottom w:w="0" w:type="dxa"/>
              <w:right w:w="108" w:type="dxa"/>
            </w:tcMar>
            <w:hideMark/>
          </w:tcPr>
          <w:p w14:paraId="435FA7C9" w14:textId="77777777" w:rsidR="004A380D" w:rsidRPr="009474CC" w:rsidRDefault="004A380D" w:rsidP="004A380D">
            <w:pPr>
              <w:spacing w:before="40" w:after="40"/>
              <w:rPr>
                <w:color w:val="000000"/>
                <w:sz w:val="22"/>
                <w:szCs w:val="22"/>
              </w:rPr>
            </w:pPr>
            <w:r w:rsidRPr="009474CC">
              <w:rPr>
                <w:color w:val="000000"/>
                <w:sz w:val="22"/>
                <w:szCs w:val="22"/>
              </w:rPr>
              <w:t>2.72</w:t>
            </w:r>
          </w:p>
        </w:tc>
        <w:tc>
          <w:tcPr>
            <w:tcW w:w="0" w:type="auto"/>
            <w:tcMar>
              <w:top w:w="0" w:type="dxa"/>
              <w:left w:w="108" w:type="dxa"/>
              <w:bottom w:w="0" w:type="dxa"/>
              <w:right w:w="108" w:type="dxa"/>
            </w:tcMar>
            <w:hideMark/>
          </w:tcPr>
          <w:p w14:paraId="47B4B3BE" w14:textId="77777777" w:rsidR="004A380D" w:rsidRPr="009474CC" w:rsidRDefault="004A380D" w:rsidP="004A380D">
            <w:pPr>
              <w:spacing w:before="40" w:after="40"/>
              <w:rPr>
                <w:color w:val="000000"/>
                <w:sz w:val="22"/>
                <w:szCs w:val="22"/>
              </w:rPr>
            </w:pPr>
            <w:r w:rsidRPr="009474CC">
              <w:rPr>
                <w:color w:val="000000"/>
                <w:sz w:val="22"/>
                <w:szCs w:val="22"/>
              </w:rPr>
              <w:t>2.82</w:t>
            </w:r>
          </w:p>
        </w:tc>
        <w:tc>
          <w:tcPr>
            <w:tcW w:w="0" w:type="auto"/>
            <w:tcMar>
              <w:top w:w="0" w:type="dxa"/>
              <w:left w:w="108" w:type="dxa"/>
              <w:bottom w:w="0" w:type="dxa"/>
              <w:right w:w="108" w:type="dxa"/>
            </w:tcMar>
            <w:hideMark/>
          </w:tcPr>
          <w:p w14:paraId="7A60652C" w14:textId="77777777" w:rsidR="004A380D" w:rsidRPr="009474CC" w:rsidRDefault="004A380D" w:rsidP="004A380D">
            <w:pPr>
              <w:spacing w:before="40" w:after="40"/>
              <w:rPr>
                <w:color w:val="000000"/>
                <w:sz w:val="22"/>
                <w:szCs w:val="22"/>
              </w:rPr>
            </w:pPr>
            <w:r w:rsidRPr="009474CC">
              <w:rPr>
                <w:color w:val="000000"/>
                <w:sz w:val="22"/>
                <w:szCs w:val="22"/>
              </w:rPr>
              <w:t>2.76</w:t>
            </w:r>
          </w:p>
        </w:tc>
        <w:tc>
          <w:tcPr>
            <w:tcW w:w="0" w:type="auto"/>
            <w:tcMar>
              <w:top w:w="0" w:type="dxa"/>
              <w:left w:w="108" w:type="dxa"/>
              <w:bottom w:w="0" w:type="dxa"/>
              <w:right w:w="108" w:type="dxa"/>
            </w:tcMar>
            <w:hideMark/>
          </w:tcPr>
          <w:p w14:paraId="5F16516D" w14:textId="77777777" w:rsidR="004A380D" w:rsidRPr="009474CC" w:rsidRDefault="004A380D" w:rsidP="004A380D">
            <w:pPr>
              <w:spacing w:before="40" w:after="40"/>
              <w:rPr>
                <w:color w:val="000000"/>
                <w:sz w:val="22"/>
                <w:szCs w:val="22"/>
              </w:rPr>
            </w:pPr>
            <w:r w:rsidRPr="009474CC">
              <w:rPr>
                <w:color w:val="000000"/>
                <w:sz w:val="22"/>
                <w:szCs w:val="22"/>
              </w:rPr>
              <w:t>2.82</w:t>
            </w:r>
          </w:p>
        </w:tc>
        <w:tc>
          <w:tcPr>
            <w:tcW w:w="0" w:type="auto"/>
            <w:tcMar>
              <w:top w:w="0" w:type="dxa"/>
              <w:left w:w="108" w:type="dxa"/>
              <w:bottom w:w="0" w:type="dxa"/>
              <w:right w:w="108" w:type="dxa"/>
            </w:tcMar>
            <w:hideMark/>
          </w:tcPr>
          <w:p w14:paraId="763EB9F5" w14:textId="77777777" w:rsidR="004A380D" w:rsidRPr="009474CC" w:rsidRDefault="004A380D" w:rsidP="004A380D">
            <w:pPr>
              <w:spacing w:before="40" w:after="40"/>
              <w:rPr>
                <w:color w:val="000000"/>
                <w:sz w:val="22"/>
                <w:szCs w:val="22"/>
              </w:rPr>
            </w:pPr>
            <w:r w:rsidRPr="009474CC">
              <w:rPr>
                <w:color w:val="000000"/>
                <w:sz w:val="22"/>
                <w:szCs w:val="22"/>
              </w:rPr>
              <w:t>0.11</w:t>
            </w:r>
          </w:p>
        </w:tc>
      </w:tr>
      <w:tr w:rsidR="004A380D" w:rsidRPr="00AA793B" w14:paraId="481E06FF" w14:textId="77777777" w:rsidTr="009474CC">
        <w:trPr>
          <w:trHeight w:hRule="exact" w:val="274"/>
        </w:trPr>
        <w:tc>
          <w:tcPr>
            <w:tcW w:w="0" w:type="auto"/>
            <w:tcMar>
              <w:top w:w="0" w:type="dxa"/>
              <w:left w:w="108" w:type="dxa"/>
              <w:bottom w:w="0" w:type="dxa"/>
              <w:right w:w="108" w:type="dxa"/>
            </w:tcMar>
            <w:hideMark/>
          </w:tcPr>
          <w:p w14:paraId="066B09BD" w14:textId="77777777" w:rsidR="004A380D" w:rsidRPr="009474CC" w:rsidRDefault="004A380D" w:rsidP="004A380D">
            <w:pPr>
              <w:spacing w:before="40" w:after="40"/>
              <w:rPr>
                <w:color w:val="000000"/>
                <w:sz w:val="22"/>
                <w:szCs w:val="22"/>
              </w:rPr>
            </w:pPr>
            <w:r w:rsidRPr="009474CC">
              <w:rPr>
                <w:color w:val="000000"/>
                <w:sz w:val="22"/>
                <w:szCs w:val="22"/>
              </w:rPr>
              <w:t>Below BA/BS</w:t>
            </w:r>
          </w:p>
        </w:tc>
        <w:tc>
          <w:tcPr>
            <w:tcW w:w="0" w:type="auto"/>
            <w:tcMar>
              <w:top w:w="0" w:type="dxa"/>
              <w:left w:w="108" w:type="dxa"/>
              <w:bottom w:w="0" w:type="dxa"/>
              <w:right w:w="108" w:type="dxa"/>
            </w:tcMar>
            <w:hideMark/>
          </w:tcPr>
          <w:p w14:paraId="536139AD" w14:textId="77777777" w:rsidR="004A380D" w:rsidRPr="009474CC" w:rsidRDefault="004A380D" w:rsidP="004A380D">
            <w:pPr>
              <w:spacing w:before="40" w:after="40"/>
              <w:rPr>
                <w:color w:val="000000"/>
                <w:sz w:val="22"/>
                <w:szCs w:val="22"/>
              </w:rPr>
            </w:pPr>
            <w:r w:rsidRPr="009474CC">
              <w:rPr>
                <w:color w:val="000000"/>
                <w:sz w:val="22"/>
                <w:szCs w:val="22"/>
              </w:rPr>
              <w:t>0.92</w:t>
            </w:r>
          </w:p>
        </w:tc>
        <w:tc>
          <w:tcPr>
            <w:tcW w:w="0" w:type="auto"/>
            <w:tcMar>
              <w:top w:w="0" w:type="dxa"/>
              <w:left w:w="108" w:type="dxa"/>
              <w:bottom w:w="0" w:type="dxa"/>
              <w:right w:w="108" w:type="dxa"/>
            </w:tcMar>
            <w:hideMark/>
          </w:tcPr>
          <w:p w14:paraId="53EE8D85" w14:textId="77777777" w:rsidR="004A380D" w:rsidRPr="009474CC" w:rsidRDefault="004A380D" w:rsidP="004A380D">
            <w:pPr>
              <w:spacing w:before="40" w:after="40"/>
              <w:rPr>
                <w:color w:val="000000"/>
                <w:sz w:val="22"/>
                <w:szCs w:val="22"/>
              </w:rPr>
            </w:pPr>
            <w:r w:rsidRPr="009474CC">
              <w:rPr>
                <w:color w:val="000000"/>
                <w:sz w:val="22"/>
                <w:szCs w:val="22"/>
              </w:rPr>
              <w:t>0.89</w:t>
            </w:r>
          </w:p>
        </w:tc>
        <w:tc>
          <w:tcPr>
            <w:tcW w:w="0" w:type="auto"/>
            <w:tcMar>
              <w:top w:w="0" w:type="dxa"/>
              <w:left w:w="108" w:type="dxa"/>
              <w:bottom w:w="0" w:type="dxa"/>
              <w:right w:w="108" w:type="dxa"/>
            </w:tcMar>
            <w:hideMark/>
          </w:tcPr>
          <w:p w14:paraId="01B801D5" w14:textId="77777777" w:rsidR="004A380D" w:rsidRPr="009474CC" w:rsidRDefault="004A380D" w:rsidP="004A380D">
            <w:pPr>
              <w:spacing w:before="40" w:after="40"/>
              <w:rPr>
                <w:color w:val="000000"/>
                <w:sz w:val="22"/>
                <w:szCs w:val="22"/>
              </w:rPr>
            </w:pPr>
            <w:r w:rsidRPr="009474CC">
              <w:rPr>
                <w:color w:val="000000"/>
                <w:sz w:val="22"/>
                <w:szCs w:val="22"/>
              </w:rPr>
              <w:t>0.87</w:t>
            </w:r>
          </w:p>
        </w:tc>
        <w:tc>
          <w:tcPr>
            <w:tcW w:w="0" w:type="auto"/>
            <w:tcMar>
              <w:top w:w="0" w:type="dxa"/>
              <w:left w:w="108" w:type="dxa"/>
              <w:bottom w:w="0" w:type="dxa"/>
              <w:right w:w="108" w:type="dxa"/>
            </w:tcMar>
            <w:hideMark/>
          </w:tcPr>
          <w:p w14:paraId="0B2B0C0B" w14:textId="77777777" w:rsidR="004A380D" w:rsidRPr="009474CC" w:rsidRDefault="004A380D" w:rsidP="004A380D">
            <w:pPr>
              <w:spacing w:before="40" w:after="40"/>
              <w:rPr>
                <w:color w:val="000000"/>
                <w:sz w:val="22"/>
                <w:szCs w:val="22"/>
              </w:rPr>
            </w:pPr>
            <w:r w:rsidRPr="009474CC">
              <w:rPr>
                <w:color w:val="000000"/>
                <w:sz w:val="22"/>
                <w:szCs w:val="22"/>
              </w:rPr>
              <w:t>0.84</w:t>
            </w:r>
          </w:p>
        </w:tc>
        <w:tc>
          <w:tcPr>
            <w:tcW w:w="0" w:type="auto"/>
            <w:tcMar>
              <w:top w:w="0" w:type="dxa"/>
              <w:left w:w="108" w:type="dxa"/>
              <w:bottom w:w="0" w:type="dxa"/>
              <w:right w:w="108" w:type="dxa"/>
            </w:tcMar>
            <w:hideMark/>
          </w:tcPr>
          <w:p w14:paraId="0D79B64D" w14:textId="77777777" w:rsidR="004A380D" w:rsidRPr="009474CC" w:rsidRDefault="004A380D" w:rsidP="004A380D">
            <w:pPr>
              <w:spacing w:before="40" w:after="40"/>
              <w:rPr>
                <w:color w:val="000000"/>
                <w:sz w:val="22"/>
                <w:szCs w:val="22"/>
              </w:rPr>
            </w:pPr>
            <w:r w:rsidRPr="009474CC">
              <w:rPr>
                <w:color w:val="000000"/>
                <w:sz w:val="22"/>
                <w:szCs w:val="22"/>
              </w:rPr>
              <w:t>0.81</w:t>
            </w:r>
          </w:p>
        </w:tc>
        <w:tc>
          <w:tcPr>
            <w:tcW w:w="0" w:type="auto"/>
            <w:tcMar>
              <w:top w:w="0" w:type="dxa"/>
              <w:left w:w="108" w:type="dxa"/>
              <w:bottom w:w="0" w:type="dxa"/>
              <w:right w:w="108" w:type="dxa"/>
            </w:tcMar>
            <w:hideMark/>
          </w:tcPr>
          <w:p w14:paraId="11536A34" w14:textId="77777777" w:rsidR="004A380D" w:rsidRPr="009474CC" w:rsidRDefault="004A380D" w:rsidP="004A380D">
            <w:pPr>
              <w:spacing w:before="40" w:after="40"/>
              <w:rPr>
                <w:color w:val="000000"/>
                <w:sz w:val="22"/>
                <w:szCs w:val="22"/>
              </w:rPr>
            </w:pPr>
            <w:r w:rsidRPr="009474CC">
              <w:rPr>
                <w:color w:val="000000"/>
                <w:sz w:val="22"/>
                <w:szCs w:val="22"/>
              </w:rPr>
              <w:t>-0.12</w:t>
            </w:r>
          </w:p>
        </w:tc>
      </w:tr>
      <w:tr w:rsidR="004A380D" w:rsidRPr="00AA793B" w14:paraId="458E20BA" w14:textId="77777777" w:rsidTr="009474CC">
        <w:trPr>
          <w:trHeight w:hRule="exact" w:val="274"/>
        </w:trPr>
        <w:tc>
          <w:tcPr>
            <w:tcW w:w="0" w:type="auto"/>
            <w:tcMar>
              <w:top w:w="0" w:type="dxa"/>
              <w:left w:w="108" w:type="dxa"/>
              <w:bottom w:w="0" w:type="dxa"/>
              <w:right w:w="108" w:type="dxa"/>
            </w:tcMar>
            <w:hideMark/>
          </w:tcPr>
          <w:p w14:paraId="42FF4C60" w14:textId="77777777" w:rsidR="004A380D" w:rsidRPr="009474CC" w:rsidRDefault="004A380D" w:rsidP="004A380D">
            <w:pPr>
              <w:spacing w:before="40" w:after="40"/>
              <w:rPr>
                <w:color w:val="000000"/>
                <w:sz w:val="22"/>
                <w:szCs w:val="22"/>
              </w:rPr>
            </w:pPr>
            <w:r w:rsidRPr="009474CC">
              <w:rPr>
                <w:color w:val="000000"/>
                <w:sz w:val="22"/>
                <w:szCs w:val="22"/>
              </w:rPr>
              <w:t>BA/BS</w:t>
            </w:r>
          </w:p>
        </w:tc>
        <w:tc>
          <w:tcPr>
            <w:tcW w:w="0" w:type="auto"/>
            <w:tcMar>
              <w:top w:w="0" w:type="dxa"/>
              <w:left w:w="108" w:type="dxa"/>
              <w:bottom w:w="0" w:type="dxa"/>
              <w:right w:w="108" w:type="dxa"/>
            </w:tcMar>
            <w:hideMark/>
          </w:tcPr>
          <w:p w14:paraId="5721D80A" w14:textId="77777777" w:rsidR="004A380D" w:rsidRPr="009474CC" w:rsidRDefault="004A380D" w:rsidP="004A380D">
            <w:pPr>
              <w:spacing w:before="40" w:after="40"/>
              <w:rPr>
                <w:color w:val="000000"/>
                <w:sz w:val="22"/>
                <w:szCs w:val="22"/>
              </w:rPr>
            </w:pPr>
            <w:r w:rsidRPr="009474CC">
              <w:rPr>
                <w:color w:val="000000"/>
                <w:sz w:val="22"/>
                <w:szCs w:val="22"/>
              </w:rPr>
              <w:t>0.07</w:t>
            </w:r>
          </w:p>
        </w:tc>
        <w:tc>
          <w:tcPr>
            <w:tcW w:w="0" w:type="auto"/>
            <w:tcMar>
              <w:top w:w="0" w:type="dxa"/>
              <w:left w:w="108" w:type="dxa"/>
              <w:bottom w:w="0" w:type="dxa"/>
              <w:right w:w="108" w:type="dxa"/>
            </w:tcMar>
            <w:hideMark/>
          </w:tcPr>
          <w:p w14:paraId="4869D751" w14:textId="77777777" w:rsidR="004A380D" w:rsidRPr="009474CC" w:rsidRDefault="004A380D" w:rsidP="004A380D">
            <w:pPr>
              <w:spacing w:before="40" w:after="40"/>
              <w:rPr>
                <w:color w:val="000000"/>
                <w:sz w:val="22"/>
                <w:szCs w:val="22"/>
              </w:rPr>
            </w:pPr>
            <w:r w:rsidRPr="009474CC">
              <w:rPr>
                <w:color w:val="000000"/>
                <w:sz w:val="22"/>
                <w:szCs w:val="22"/>
              </w:rPr>
              <w:t>0.09</w:t>
            </w:r>
          </w:p>
        </w:tc>
        <w:tc>
          <w:tcPr>
            <w:tcW w:w="0" w:type="auto"/>
            <w:tcMar>
              <w:top w:w="0" w:type="dxa"/>
              <w:left w:w="108" w:type="dxa"/>
              <w:bottom w:w="0" w:type="dxa"/>
              <w:right w:w="108" w:type="dxa"/>
            </w:tcMar>
            <w:hideMark/>
          </w:tcPr>
          <w:p w14:paraId="1F76168B" w14:textId="77777777" w:rsidR="004A380D" w:rsidRPr="009474CC" w:rsidRDefault="004A380D" w:rsidP="004A380D">
            <w:pPr>
              <w:spacing w:before="40" w:after="40"/>
              <w:rPr>
                <w:color w:val="000000"/>
                <w:sz w:val="22"/>
                <w:szCs w:val="22"/>
              </w:rPr>
            </w:pPr>
            <w:r w:rsidRPr="009474CC">
              <w:rPr>
                <w:color w:val="000000"/>
                <w:sz w:val="22"/>
                <w:szCs w:val="22"/>
              </w:rPr>
              <w:t>0.11</w:t>
            </w:r>
          </w:p>
        </w:tc>
        <w:tc>
          <w:tcPr>
            <w:tcW w:w="0" w:type="auto"/>
            <w:tcMar>
              <w:top w:w="0" w:type="dxa"/>
              <w:left w:w="108" w:type="dxa"/>
              <w:bottom w:w="0" w:type="dxa"/>
              <w:right w:w="108" w:type="dxa"/>
            </w:tcMar>
            <w:hideMark/>
          </w:tcPr>
          <w:p w14:paraId="104B9D5A" w14:textId="77777777" w:rsidR="004A380D" w:rsidRPr="009474CC" w:rsidRDefault="004A380D" w:rsidP="004A380D">
            <w:pPr>
              <w:spacing w:before="40" w:after="40"/>
              <w:rPr>
                <w:color w:val="000000"/>
                <w:sz w:val="22"/>
                <w:szCs w:val="22"/>
              </w:rPr>
            </w:pPr>
            <w:r w:rsidRPr="009474CC">
              <w:rPr>
                <w:color w:val="000000"/>
                <w:sz w:val="22"/>
                <w:szCs w:val="22"/>
              </w:rPr>
              <w:t>0.13</w:t>
            </w:r>
          </w:p>
        </w:tc>
        <w:tc>
          <w:tcPr>
            <w:tcW w:w="0" w:type="auto"/>
            <w:tcMar>
              <w:top w:w="0" w:type="dxa"/>
              <w:left w:w="108" w:type="dxa"/>
              <w:bottom w:w="0" w:type="dxa"/>
              <w:right w:w="108" w:type="dxa"/>
            </w:tcMar>
            <w:hideMark/>
          </w:tcPr>
          <w:p w14:paraId="3FE04AC8" w14:textId="77777777" w:rsidR="004A380D" w:rsidRPr="009474CC" w:rsidRDefault="004A380D" w:rsidP="004A380D">
            <w:pPr>
              <w:spacing w:before="40" w:after="40"/>
              <w:rPr>
                <w:color w:val="000000"/>
                <w:sz w:val="22"/>
                <w:szCs w:val="22"/>
              </w:rPr>
            </w:pPr>
            <w:r w:rsidRPr="009474CC">
              <w:rPr>
                <w:color w:val="000000"/>
                <w:sz w:val="22"/>
                <w:szCs w:val="22"/>
              </w:rPr>
              <w:t>0.15</w:t>
            </w:r>
          </w:p>
        </w:tc>
        <w:tc>
          <w:tcPr>
            <w:tcW w:w="0" w:type="auto"/>
            <w:tcMar>
              <w:top w:w="0" w:type="dxa"/>
              <w:left w:w="108" w:type="dxa"/>
              <w:bottom w:w="0" w:type="dxa"/>
              <w:right w:w="108" w:type="dxa"/>
            </w:tcMar>
            <w:hideMark/>
          </w:tcPr>
          <w:p w14:paraId="1AA1A044" w14:textId="77777777" w:rsidR="004A380D" w:rsidRPr="009474CC" w:rsidRDefault="004A380D" w:rsidP="004A380D">
            <w:pPr>
              <w:spacing w:before="40" w:after="40"/>
              <w:rPr>
                <w:color w:val="000000"/>
                <w:sz w:val="22"/>
                <w:szCs w:val="22"/>
              </w:rPr>
            </w:pPr>
            <w:r w:rsidRPr="009474CC">
              <w:rPr>
                <w:color w:val="000000"/>
                <w:sz w:val="22"/>
                <w:szCs w:val="22"/>
              </w:rPr>
              <w:t>0.09</w:t>
            </w:r>
          </w:p>
        </w:tc>
      </w:tr>
      <w:tr w:rsidR="004A380D" w:rsidRPr="00AA793B" w14:paraId="5F8F9382" w14:textId="77777777" w:rsidTr="009474CC">
        <w:trPr>
          <w:trHeight w:hRule="exact" w:val="274"/>
        </w:trPr>
        <w:tc>
          <w:tcPr>
            <w:tcW w:w="0" w:type="auto"/>
            <w:tcMar>
              <w:top w:w="0" w:type="dxa"/>
              <w:left w:w="108" w:type="dxa"/>
              <w:bottom w:w="0" w:type="dxa"/>
              <w:right w:w="108" w:type="dxa"/>
            </w:tcMar>
            <w:hideMark/>
          </w:tcPr>
          <w:p w14:paraId="788A591B" w14:textId="77777777" w:rsidR="004A380D" w:rsidRPr="009474CC" w:rsidRDefault="004A380D" w:rsidP="004A380D">
            <w:pPr>
              <w:spacing w:before="40" w:after="40"/>
              <w:rPr>
                <w:color w:val="000000"/>
                <w:sz w:val="22"/>
                <w:szCs w:val="22"/>
              </w:rPr>
            </w:pPr>
            <w:r w:rsidRPr="009474CC">
              <w:rPr>
                <w:color w:val="000000"/>
                <w:sz w:val="22"/>
                <w:szCs w:val="22"/>
              </w:rPr>
              <w:t>Graduate</w:t>
            </w:r>
          </w:p>
        </w:tc>
        <w:tc>
          <w:tcPr>
            <w:tcW w:w="0" w:type="auto"/>
            <w:tcMar>
              <w:top w:w="0" w:type="dxa"/>
              <w:left w:w="108" w:type="dxa"/>
              <w:bottom w:w="0" w:type="dxa"/>
              <w:right w:w="108" w:type="dxa"/>
            </w:tcMar>
            <w:hideMark/>
          </w:tcPr>
          <w:p w14:paraId="6E896355" w14:textId="77777777" w:rsidR="004A380D" w:rsidRPr="009474CC" w:rsidRDefault="004A380D" w:rsidP="004A380D">
            <w:pPr>
              <w:spacing w:before="40" w:after="40"/>
              <w:rPr>
                <w:color w:val="000000"/>
                <w:sz w:val="22"/>
                <w:szCs w:val="22"/>
              </w:rPr>
            </w:pPr>
            <w:r w:rsidRPr="009474CC">
              <w:rPr>
                <w:color w:val="000000"/>
                <w:sz w:val="22"/>
                <w:szCs w:val="22"/>
              </w:rPr>
              <w:t>0.01</w:t>
            </w:r>
          </w:p>
        </w:tc>
        <w:tc>
          <w:tcPr>
            <w:tcW w:w="0" w:type="auto"/>
            <w:tcMar>
              <w:top w:w="0" w:type="dxa"/>
              <w:left w:w="108" w:type="dxa"/>
              <w:bottom w:w="0" w:type="dxa"/>
              <w:right w:w="108" w:type="dxa"/>
            </w:tcMar>
            <w:hideMark/>
          </w:tcPr>
          <w:p w14:paraId="27B49DE7" w14:textId="77777777" w:rsidR="004A380D" w:rsidRPr="009474CC" w:rsidRDefault="004A380D" w:rsidP="004A380D">
            <w:pPr>
              <w:spacing w:before="40" w:after="40"/>
              <w:rPr>
                <w:color w:val="000000"/>
                <w:sz w:val="22"/>
                <w:szCs w:val="22"/>
              </w:rPr>
            </w:pPr>
            <w:r w:rsidRPr="009474CC">
              <w:rPr>
                <w:color w:val="000000"/>
                <w:sz w:val="22"/>
                <w:szCs w:val="22"/>
              </w:rPr>
              <w:t>0.02</w:t>
            </w:r>
          </w:p>
        </w:tc>
        <w:tc>
          <w:tcPr>
            <w:tcW w:w="0" w:type="auto"/>
            <w:tcMar>
              <w:top w:w="0" w:type="dxa"/>
              <w:left w:w="108" w:type="dxa"/>
              <w:bottom w:w="0" w:type="dxa"/>
              <w:right w:w="108" w:type="dxa"/>
            </w:tcMar>
            <w:hideMark/>
          </w:tcPr>
          <w:p w14:paraId="571A81A8" w14:textId="77777777" w:rsidR="004A380D" w:rsidRPr="009474CC" w:rsidRDefault="004A380D" w:rsidP="004A380D">
            <w:pPr>
              <w:spacing w:before="40" w:after="40"/>
              <w:rPr>
                <w:color w:val="000000"/>
                <w:sz w:val="22"/>
                <w:szCs w:val="22"/>
              </w:rPr>
            </w:pPr>
            <w:r w:rsidRPr="009474CC">
              <w:rPr>
                <w:color w:val="000000"/>
                <w:sz w:val="22"/>
                <w:szCs w:val="22"/>
              </w:rPr>
              <w:t>0.02</w:t>
            </w:r>
          </w:p>
        </w:tc>
        <w:tc>
          <w:tcPr>
            <w:tcW w:w="0" w:type="auto"/>
            <w:tcMar>
              <w:top w:w="0" w:type="dxa"/>
              <w:left w:w="108" w:type="dxa"/>
              <w:bottom w:w="0" w:type="dxa"/>
              <w:right w:w="108" w:type="dxa"/>
            </w:tcMar>
            <w:hideMark/>
          </w:tcPr>
          <w:p w14:paraId="2EECE299" w14:textId="77777777" w:rsidR="004A380D" w:rsidRPr="009474CC" w:rsidRDefault="004A380D" w:rsidP="004A380D">
            <w:pPr>
              <w:spacing w:before="40" w:after="40"/>
              <w:rPr>
                <w:color w:val="000000"/>
                <w:sz w:val="22"/>
                <w:szCs w:val="22"/>
              </w:rPr>
            </w:pPr>
            <w:r w:rsidRPr="009474CC">
              <w:rPr>
                <w:color w:val="000000"/>
                <w:sz w:val="22"/>
                <w:szCs w:val="22"/>
              </w:rPr>
              <w:t>0.03</w:t>
            </w:r>
          </w:p>
        </w:tc>
        <w:tc>
          <w:tcPr>
            <w:tcW w:w="0" w:type="auto"/>
            <w:tcMar>
              <w:top w:w="0" w:type="dxa"/>
              <w:left w:w="108" w:type="dxa"/>
              <w:bottom w:w="0" w:type="dxa"/>
              <w:right w:w="108" w:type="dxa"/>
            </w:tcMar>
            <w:hideMark/>
          </w:tcPr>
          <w:p w14:paraId="50BDD5E2" w14:textId="77777777" w:rsidR="004A380D" w:rsidRPr="009474CC" w:rsidRDefault="004A380D" w:rsidP="004A380D">
            <w:pPr>
              <w:spacing w:before="40" w:after="40"/>
              <w:rPr>
                <w:color w:val="000000"/>
                <w:sz w:val="22"/>
                <w:szCs w:val="22"/>
              </w:rPr>
            </w:pPr>
            <w:r w:rsidRPr="009474CC">
              <w:rPr>
                <w:color w:val="000000"/>
                <w:sz w:val="22"/>
                <w:szCs w:val="22"/>
              </w:rPr>
              <w:t>0.04</w:t>
            </w:r>
          </w:p>
        </w:tc>
        <w:tc>
          <w:tcPr>
            <w:tcW w:w="0" w:type="auto"/>
            <w:tcMar>
              <w:top w:w="0" w:type="dxa"/>
              <w:left w:w="108" w:type="dxa"/>
              <w:bottom w:w="0" w:type="dxa"/>
              <w:right w:w="108" w:type="dxa"/>
            </w:tcMar>
            <w:hideMark/>
          </w:tcPr>
          <w:p w14:paraId="1DC311D3" w14:textId="77777777" w:rsidR="004A380D" w:rsidRPr="009474CC" w:rsidRDefault="004A380D" w:rsidP="004A380D">
            <w:pPr>
              <w:spacing w:before="40" w:after="40"/>
              <w:rPr>
                <w:color w:val="000000"/>
                <w:sz w:val="22"/>
                <w:szCs w:val="22"/>
              </w:rPr>
            </w:pPr>
            <w:r w:rsidRPr="009474CC">
              <w:rPr>
                <w:color w:val="000000"/>
                <w:sz w:val="22"/>
                <w:szCs w:val="22"/>
              </w:rPr>
              <w:t>0.03</w:t>
            </w:r>
          </w:p>
        </w:tc>
      </w:tr>
      <w:tr w:rsidR="004A380D" w:rsidRPr="00AA793B" w14:paraId="0B4A6CD8" w14:textId="77777777" w:rsidTr="009474CC">
        <w:trPr>
          <w:trHeight w:hRule="exact" w:val="274"/>
        </w:trPr>
        <w:tc>
          <w:tcPr>
            <w:tcW w:w="0" w:type="auto"/>
            <w:tcMar>
              <w:top w:w="0" w:type="dxa"/>
              <w:left w:w="108" w:type="dxa"/>
              <w:bottom w:w="0" w:type="dxa"/>
              <w:right w:w="108" w:type="dxa"/>
            </w:tcMar>
          </w:tcPr>
          <w:p w14:paraId="221AC37C" w14:textId="77777777" w:rsidR="004A380D" w:rsidRPr="009474CC" w:rsidRDefault="004A380D" w:rsidP="004A380D">
            <w:pPr>
              <w:spacing w:before="40" w:after="40"/>
              <w:rPr>
                <w:color w:val="000000"/>
                <w:sz w:val="22"/>
                <w:szCs w:val="22"/>
              </w:rPr>
            </w:pPr>
            <w:r w:rsidRPr="009474CC">
              <w:rPr>
                <w:color w:val="000000"/>
                <w:sz w:val="22"/>
                <w:szCs w:val="22"/>
              </w:rPr>
              <w:t>Potential Experience (0-15 Years)</w:t>
            </w:r>
          </w:p>
        </w:tc>
        <w:tc>
          <w:tcPr>
            <w:tcW w:w="0" w:type="auto"/>
            <w:tcMar>
              <w:top w:w="0" w:type="dxa"/>
              <w:left w:w="108" w:type="dxa"/>
              <w:bottom w:w="0" w:type="dxa"/>
              <w:right w:w="108" w:type="dxa"/>
            </w:tcMar>
          </w:tcPr>
          <w:p w14:paraId="77CA3D0B" w14:textId="77777777" w:rsidR="004A380D" w:rsidRPr="009474CC" w:rsidRDefault="004A380D" w:rsidP="004A380D">
            <w:pPr>
              <w:spacing w:before="40" w:after="40"/>
              <w:rPr>
                <w:color w:val="000000"/>
                <w:sz w:val="22"/>
                <w:szCs w:val="22"/>
              </w:rPr>
            </w:pPr>
            <w:r w:rsidRPr="009474CC">
              <w:rPr>
                <w:color w:val="000000"/>
                <w:sz w:val="22"/>
                <w:szCs w:val="22"/>
              </w:rPr>
              <w:t>0.49</w:t>
            </w:r>
          </w:p>
        </w:tc>
        <w:tc>
          <w:tcPr>
            <w:tcW w:w="0" w:type="auto"/>
            <w:tcMar>
              <w:top w:w="0" w:type="dxa"/>
              <w:left w:w="108" w:type="dxa"/>
              <w:bottom w:w="0" w:type="dxa"/>
              <w:right w:w="108" w:type="dxa"/>
            </w:tcMar>
          </w:tcPr>
          <w:p w14:paraId="2494B666" w14:textId="77777777" w:rsidR="004A380D" w:rsidRPr="009474CC" w:rsidRDefault="004A380D" w:rsidP="004A380D">
            <w:pPr>
              <w:spacing w:before="40" w:after="40"/>
              <w:rPr>
                <w:color w:val="000000"/>
                <w:sz w:val="22"/>
                <w:szCs w:val="22"/>
              </w:rPr>
            </w:pPr>
            <w:r w:rsidRPr="009474CC">
              <w:rPr>
                <w:color w:val="000000"/>
                <w:sz w:val="22"/>
                <w:szCs w:val="22"/>
              </w:rPr>
              <w:t>0.45</w:t>
            </w:r>
          </w:p>
        </w:tc>
        <w:tc>
          <w:tcPr>
            <w:tcW w:w="0" w:type="auto"/>
            <w:tcMar>
              <w:top w:w="0" w:type="dxa"/>
              <w:left w:w="108" w:type="dxa"/>
              <w:bottom w:w="0" w:type="dxa"/>
              <w:right w:w="108" w:type="dxa"/>
            </w:tcMar>
          </w:tcPr>
          <w:p w14:paraId="78263401" w14:textId="77777777" w:rsidR="004A380D" w:rsidRPr="009474CC" w:rsidRDefault="004A380D" w:rsidP="004A380D">
            <w:pPr>
              <w:spacing w:before="40" w:after="40"/>
              <w:rPr>
                <w:color w:val="000000"/>
                <w:sz w:val="22"/>
                <w:szCs w:val="22"/>
              </w:rPr>
            </w:pPr>
            <w:r w:rsidRPr="009474CC">
              <w:rPr>
                <w:color w:val="000000"/>
                <w:sz w:val="22"/>
                <w:szCs w:val="22"/>
              </w:rPr>
              <w:t>0.38</w:t>
            </w:r>
          </w:p>
        </w:tc>
        <w:tc>
          <w:tcPr>
            <w:tcW w:w="0" w:type="auto"/>
            <w:tcMar>
              <w:top w:w="0" w:type="dxa"/>
              <w:left w:w="108" w:type="dxa"/>
              <w:bottom w:w="0" w:type="dxa"/>
              <w:right w:w="108" w:type="dxa"/>
            </w:tcMar>
          </w:tcPr>
          <w:p w14:paraId="6CA5F91B" w14:textId="77777777" w:rsidR="004A380D" w:rsidRPr="009474CC" w:rsidRDefault="004A380D" w:rsidP="004A380D">
            <w:pPr>
              <w:spacing w:before="40" w:after="40"/>
              <w:rPr>
                <w:color w:val="000000"/>
                <w:sz w:val="22"/>
                <w:szCs w:val="22"/>
              </w:rPr>
            </w:pPr>
            <w:r w:rsidRPr="009474CC">
              <w:rPr>
                <w:color w:val="000000"/>
                <w:sz w:val="22"/>
                <w:szCs w:val="22"/>
              </w:rPr>
              <w:t>0.37</w:t>
            </w:r>
          </w:p>
        </w:tc>
        <w:tc>
          <w:tcPr>
            <w:tcW w:w="0" w:type="auto"/>
            <w:tcMar>
              <w:top w:w="0" w:type="dxa"/>
              <w:left w:w="108" w:type="dxa"/>
              <w:bottom w:w="0" w:type="dxa"/>
              <w:right w:w="108" w:type="dxa"/>
            </w:tcMar>
          </w:tcPr>
          <w:p w14:paraId="36526CA2" w14:textId="77777777" w:rsidR="004A380D" w:rsidRPr="009474CC" w:rsidRDefault="004A380D" w:rsidP="004A380D">
            <w:pPr>
              <w:spacing w:before="40" w:after="40"/>
              <w:rPr>
                <w:color w:val="000000"/>
                <w:sz w:val="22"/>
                <w:szCs w:val="22"/>
              </w:rPr>
            </w:pPr>
            <w:r w:rsidRPr="009474CC">
              <w:rPr>
                <w:color w:val="000000"/>
                <w:sz w:val="22"/>
                <w:szCs w:val="22"/>
              </w:rPr>
              <w:t>0.39</w:t>
            </w:r>
          </w:p>
        </w:tc>
        <w:tc>
          <w:tcPr>
            <w:tcW w:w="0" w:type="auto"/>
            <w:tcMar>
              <w:top w:w="0" w:type="dxa"/>
              <w:left w:w="108" w:type="dxa"/>
              <w:bottom w:w="0" w:type="dxa"/>
              <w:right w:w="108" w:type="dxa"/>
            </w:tcMar>
          </w:tcPr>
          <w:p w14:paraId="131E4504" w14:textId="77777777" w:rsidR="004A380D" w:rsidRPr="009474CC" w:rsidRDefault="004A380D" w:rsidP="004A380D">
            <w:pPr>
              <w:spacing w:before="40" w:after="40"/>
              <w:rPr>
                <w:color w:val="000000"/>
                <w:sz w:val="22"/>
                <w:szCs w:val="22"/>
              </w:rPr>
            </w:pPr>
            <w:r w:rsidRPr="009474CC">
              <w:rPr>
                <w:color w:val="000000"/>
                <w:sz w:val="22"/>
                <w:szCs w:val="22"/>
              </w:rPr>
              <w:t>-0.10</w:t>
            </w:r>
          </w:p>
        </w:tc>
      </w:tr>
      <w:tr w:rsidR="004A380D" w:rsidRPr="00AA793B" w14:paraId="1F4E92A3" w14:textId="77777777" w:rsidTr="009474CC">
        <w:trPr>
          <w:trHeight w:hRule="exact" w:val="274"/>
        </w:trPr>
        <w:tc>
          <w:tcPr>
            <w:tcW w:w="0" w:type="auto"/>
            <w:tcMar>
              <w:top w:w="0" w:type="dxa"/>
              <w:left w:w="108" w:type="dxa"/>
              <w:bottom w:w="0" w:type="dxa"/>
              <w:right w:w="108" w:type="dxa"/>
            </w:tcMar>
          </w:tcPr>
          <w:p w14:paraId="413E4B66" w14:textId="77777777" w:rsidR="004A380D" w:rsidRPr="009474CC" w:rsidRDefault="004A380D" w:rsidP="004A380D">
            <w:pPr>
              <w:spacing w:before="40" w:after="40"/>
              <w:rPr>
                <w:color w:val="000000"/>
                <w:sz w:val="22"/>
                <w:szCs w:val="22"/>
              </w:rPr>
            </w:pPr>
            <w:r w:rsidRPr="009474CC">
              <w:rPr>
                <w:color w:val="000000"/>
                <w:sz w:val="22"/>
                <w:szCs w:val="22"/>
              </w:rPr>
              <w:t>Potential Experience (15-30 Years)</w:t>
            </w:r>
          </w:p>
        </w:tc>
        <w:tc>
          <w:tcPr>
            <w:tcW w:w="0" w:type="auto"/>
            <w:tcMar>
              <w:top w:w="0" w:type="dxa"/>
              <w:left w:w="108" w:type="dxa"/>
              <w:bottom w:w="0" w:type="dxa"/>
              <w:right w:w="108" w:type="dxa"/>
            </w:tcMar>
          </w:tcPr>
          <w:p w14:paraId="0DDF52FD" w14:textId="77777777" w:rsidR="004A380D" w:rsidRPr="009474CC" w:rsidRDefault="004A380D" w:rsidP="004A380D">
            <w:pPr>
              <w:spacing w:before="40" w:after="40"/>
              <w:rPr>
                <w:color w:val="000000"/>
                <w:sz w:val="22"/>
                <w:szCs w:val="22"/>
              </w:rPr>
            </w:pPr>
            <w:r w:rsidRPr="009474CC">
              <w:rPr>
                <w:color w:val="000000"/>
                <w:sz w:val="22"/>
                <w:szCs w:val="22"/>
              </w:rPr>
              <w:t>0.26</w:t>
            </w:r>
          </w:p>
        </w:tc>
        <w:tc>
          <w:tcPr>
            <w:tcW w:w="0" w:type="auto"/>
            <w:tcMar>
              <w:top w:w="0" w:type="dxa"/>
              <w:left w:w="108" w:type="dxa"/>
              <w:bottom w:w="0" w:type="dxa"/>
              <w:right w:w="108" w:type="dxa"/>
            </w:tcMar>
          </w:tcPr>
          <w:p w14:paraId="4B7F5999" w14:textId="77777777" w:rsidR="004A380D" w:rsidRPr="009474CC" w:rsidRDefault="004A380D" w:rsidP="004A380D">
            <w:pPr>
              <w:spacing w:before="40" w:after="40"/>
              <w:rPr>
                <w:color w:val="000000"/>
                <w:sz w:val="22"/>
                <w:szCs w:val="22"/>
              </w:rPr>
            </w:pPr>
            <w:r w:rsidRPr="009474CC">
              <w:rPr>
                <w:color w:val="000000"/>
                <w:sz w:val="22"/>
                <w:szCs w:val="22"/>
              </w:rPr>
              <w:t>0.33</w:t>
            </w:r>
          </w:p>
        </w:tc>
        <w:tc>
          <w:tcPr>
            <w:tcW w:w="0" w:type="auto"/>
            <w:tcMar>
              <w:top w:w="0" w:type="dxa"/>
              <w:left w:w="108" w:type="dxa"/>
              <w:bottom w:w="0" w:type="dxa"/>
              <w:right w:w="108" w:type="dxa"/>
            </w:tcMar>
          </w:tcPr>
          <w:p w14:paraId="6F9D2A6E" w14:textId="77777777" w:rsidR="004A380D" w:rsidRPr="009474CC" w:rsidRDefault="004A380D" w:rsidP="004A380D">
            <w:pPr>
              <w:spacing w:before="40" w:after="40"/>
              <w:rPr>
                <w:color w:val="000000"/>
                <w:sz w:val="22"/>
                <w:szCs w:val="22"/>
              </w:rPr>
            </w:pPr>
            <w:r w:rsidRPr="009474CC">
              <w:rPr>
                <w:color w:val="000000"/>
                <w:sz w:val="22"/>
                <w:szCs w:val="22"/>
              </w:rPr>
              <w:t>0.38</w:t>
            </w:r>
          </w:p>
        </w:tc>
        <w:tc>
          <w:tcPr>
            <w:tcW w:w="0" w:type="auto"/>
            <w:tcMar>
              <w:top w:w="0" w:type="dxa"/>
              <w:left w:w="108" w:type="dxa"/>
              <w:bottom w:w="0" w:type="dxa"/>
              <w:right w:w="108" w:type="dxa"/>
            </w:tcMar>
          </w:tcPr>
          <w:p w14:paraId="7B71B4B8" w14:textId="77777777" w:rsidR="004A380D" w:rsidRPr="009474CC" w:rsidRDefault="004A380D" w:rsidP="004A380D">
            <w:pPr>
              <w:spacing w:before="40" w:after="40"/>
              <w:rPr>
                <w:color w:val="000000"/>
                <w:sz w:val="22"/>
                <w:szCs w:val="22"/>
              </w:rPr>
            </w:pPr>
            <w:r w:rsidRPr="009474CC">
              <w:rPr>
                <w:color w:val="000000"/>
                <w:sz w:val="22"/>
                <w:szCs w:val="22"/>
              </w:rPr>
              <w:t>0.32</w:t>
            </w:r>
          </w:p>
        </w:tc>
        <w:tc>
          <w:tcPr>
            <w:tcW w:w="0" w:type="auto"/>
            <w:tcMar>
              <w:top w:w="0" w:type="dxa"/>
              <w:left w:w="108" w:type="dxa"/>
              <w:bottom w:w="0" w:type="dxa"/>
              <w:right w:w="108" w:type="dxa"/>
            </w:tcMar>
          </w:tcPr>
          <w:p w14:paraId="542EF34C" w14:textId="77777777" w:rsidR="004A380D" w:rsidRPr="009474CC" w:rsidRDefault="004A380D" w:rsidP="004A380D">
            <w:pPr>
              <w:spacing w:before="40" w:after="40"/>
              <w:rPr>
                <w:color w:val="000000"/>
                <w:sz w:val="22"/>
                <w:szCs w:val="22"/>
              </w:rPr>
            </w:pPr>
            <w:r w:rsidRPr="009474CC">
              <w:rPr>
                <w:color w:val="000000"/>
                <w:sz w:val="22"/>
                <w:szCs w:val="22"/>
              </w:rPr>
              <w:t>0.28</w:t>
            </w:r>
          </w:p>
        </w:tc>
        <w:tc>
          <w:tcPr>
            <w:tcW w:w="0" w:type="auto"/>
            <w:tcMar>
              <w:top w:w="0" w:type="dxa"/>
              <w:left w:w="108" w:type="dxa"/>
              <w:bottom w:w="0" w:type="dxa"/>
              <w:right w:w="108" w:type="dxa"/>
            </w:tcMar>
          </w:tcPr>
          <w:p w14:paraId="28389F93" w14:textId="77777777" w:rsidR="004A380D" w:rsidRPr="009474CC" w:rsidRDefault="004A380D" w:rsidP="004A380D">
            <w:pPr>
              <w:spacing w:before="40" w:after="40"/>
              <w:rPr>
                <w:color w:val="000000"/>
                <w:sz w:val="22"/>
                <w:szCs w:val="22"/>
              </w:rPr>
            </w:pPr>
            <w:r w:rsidRPr="009474CC">
              <w:rPr>
                <w:color w:val="000000"/>
                <w:sz w:val="22"/>
                <w:szCs w:val="22"/>
              </w:rPr>
              <w:t>0.02</w:t>
            </w:r>
          </w:p>
        </w:tc>
      </w:tr>
      <w:tr w:rsidR="004A380D" w:rsidRPr="00AA793B" w14:paraId="3DFC444C" w14:textId="77777777" w:rsidTr="009474CC">
        <w:trPr>
          <w:trHeight w:hRule="exact" w:val="274"/>
        </w:trPr>
        <w:tc>
          <w:tcPr>
            <w:tcW w:w="0" w:type="auto"/>
            <w:tcMar>
              <w:top w:w="0" w:type="dxa"/>
              <w:left w:w="108" w:type="dxa"/>
              <w:bottom w:w="0" w:type="dxa"/>
              <w:right w:w="108" w:type="dxa"/>
            </w:tcMar>
          </w:tcPr>
          <w:p w14:paraId="245C2E97" w14:textId="77777777" w:rsidR="004A380D" w:rsidRPr="009474CC" w:rsidRDefault="004A380D" w:rsidP="004A380D">
            <w:pPr>
              <w:spacing w:before="40" w:after="40"/>
              <w:rPr>
                <w:color w:val="000000"/>
                <w:sz w:val="22"/>
                <w:szCs w:val="22"/>
              </w:rPr>
            </w:pPr>
            <w:r w:rsidRPr="009474CC">
              <w:rPr>
                <w:color w:val="000000"/>
                <w:sz w:val="22"/>
                <w:szCs w:val="22"/>
              </w:rPr>
              <w:t>Potential Experience (30-45 Years)</w:t>
            </w:r>
          </w:p>
        </w:tc>
        <w:tc>
          <w:tcPr>
            <w:tcW w:w="0" w:type="auto"/>
            <w:tcMar>
              <w:top w:w="0" w:type="dxa"/>
              <w:left w:w="108" w:type="dxa"/>
              <w:bottom w:w="0" w:type="dxa"/>
              <w:right w:w="108" w:type="dxa"/>
            </w:tcMar>
          </w:tcPr>
          <w:p w14:paraId="7F74133E" w14:textId="77777777" w:rsidR="004A380D" w:rsidRPr="009474CC" w:rsidRDefault="004A380D" w:rsidP="004A380D">
            <w:pPr>
              <w:spacing w:before="40" w:after="40"/>
              <w:rPr>
                <w:color w:val="000000"/>
                <w:sz w:val="22"/>
                <w:szCs w:val="22"/>
              </w:rPr>
            </w:pPr>
            <w:r w:rsidRPr="009474CC">
              <w:rPr>
                <w:color w:val="000000"/>
                <w:sz w:val="22"/>
                <w:szCs w:val="22"/>
              </w:rPr>
              <w:t>0.20</w:t>
            </w:r>
          </w:p>
        </w:tc>
        <w:tc>
          <w:tcPr>
            <w:tcW w:w="0" w:type="auto"/>
            <w:tcMar>
              <w:top w:w="0" w:type="dxa"/>
              <w:left w:w="108" w:type="dxa"/>
              <w:bottom w:w="0" w:type="dxa"/>
              <w:right w:w="108" w:type="dxa"/>
            </w:tcMar>
          </w:tcPr>
          <w:p w14:paraId="2313412A" w14:textId="77777777" w:rsidR="004A380D" w:rsidRPr="009474CC" w:rsidRDefault="004A380D" w:rsidP="004A380D">
            <w:pPr>
              <w:spacing w:before="40" w:after="40"/>
              <w:rPr>
                <w:color w:val="000000"/>
                <w:sz w:val="22"/>
                <w:szCs w:val="22"/>
              </w:rPr>
            </w:pPr>
            <w:r w:rsidRPr="009474CC">
              <w:rPr>
                <w:color w:val="000000"/>
                <w:sz w:val="22"/>
                <w:szCs w:val="22"/>
              </w:rPr>
              <w:t>0.17</w:t>
            </w:r>
          </w:p>
        </w:tc>
        <w:tc>
          <w:tcPr>
            <w:tcW w:w="0" w:type="auto"/>
            <w:tcMar>
              <w:top w:w="0" w:type="dxa"/>
              <w:left w:w="108" w:type="dxa"/>
              <w:bottom w:w="0" w:type="dxa"/>
              <w:right w:w="108" w:type="dxa"/>
            </w:tcMar>
          </w:tcPr>
          <w:p w14:paraId="34B7A3AD" w14:textId="77777777" w:rsidR="004A380D" w:rsidRPr="009474CC" w:rsidRDefault="004A380D" w:rsidP="004A380D">
            <w:pPr>
              <w:spacing w:before="40" w:after="40"/>
              <w:rPr>
                <w:color w:val="000000"/>
                <w:sz w:val="22"/>
                <w:szCs w:val="22"/>
              </w:rPr>
            </w:pPr>
            <w:r w:rsidRPr="009474CC">
              <w:rPr>
                <w:color w:val="000000"/>
                <w:sz w:val="22"/>
                <w:szCs w:val="22"/>
              </w:rPr>
              <w:t>0.20</w:t>
            </w:r>
          </w:p>
        </w:tc>
        <w:tc>
          <w:tcPr>
            <w:tcW w:w="0" w:type="auto"/>
            <w:tcMar>
              <w:top w:w="0" w:type="dxa"/>
              <w:left w:w="108" w:type="dxa"/>
              <w:bottom w:w="0" w:type="dxa"/>
              <w:right w:w="108" w:type="dxa"/>
            </w:tcMar>
          </w:tcPr>
          <w:p w14:paraId="040EFF44" w14:textId="77777777" w:rsidR="004A380D" w:rsidRPr="009474CC" w:rsidRDefault="004A380D" w:rsidP="004A380D">
            <w:pPr>
              <w:spacing w:before="40" w:after="40"/>
              <w:rPr>
                <w:color w:val="000000"/>
                <w:sz w:val="22"/>
                <w:szCs w:val="22"/>
              </w:rPr>
            </w:pPr>
            <w:r w:rsidRPr="009474CC">
              <w:rPr>
                <w:color w:val="000000"/>
                <w:sz w:val="22"/>
                <w:szCs w:val="22"/>
              </w:rPr>
              <w:t>0.26</w:t>
            </w:r>
          </w:p>
        </w:tc>
        <w:tc>
          <w:tcPr>
            <w:tcW w:w="0" w:type="auto"/>
            <w:tcMar>
              <w:top w:w="0" w:type="dxa"/>
              <w:left w:w="108" w:type="dxa"/>
              <w:bottom w:w="0" w:type="dxa"/>
              <w:right w:w="108" w:type="dxa"/>
            </w:tcMar>
          </w:tcPr>
          <w:p w14:paraId="4E6377E5" w14:textId="77777777" w:rsidR="004A380D" w:rsidRPr="009474CC" w:rsidRDefault="004A380D" w:rsidP="004A380D">
            <w:pPr>
              <w:spacing w:before="40" w:after="40"/>
              <w:rPr>
                <w:color w:val="000000"/>
                <w:sz w:val="22"/>
                <w:szCs w:val="22"/>
              </w:rPr>
            </w:pPr>
            <w:r w:rsidRPr="009474CC">
              <w:rPr>
                <w:color w:val="000000"/>
                <w:sz w:val="22"/>
                <w:szCs w:val="22"/>
              </w:rPr>
              <w:t>0.26</w:t>
            </w:r>
          </w:p>
        </w:tc>
        <w:tc>
          <w:tcPr>
            <w:tcW w:w="0" w:type="auto"/>
            <w:tcMar>
              <w:top w:w="0" w:type="dxa"/>
              <w:left w:w="108" w:type="dxa"/>
              <w:bottom w:w="0" w:type="dxa"/>
              <w:right w:w="108" w:type="dxa"/>
            </w:tcMar>
          </w:tcPr>
          <w:p w14:paraId="58FB5BC4" w14:textId="77777777" w:rsidR="004A380D" w:rsidRPr="009474CC" w:rsidRDefault="004A380D" w:rsidP="004A380D">
            <w:pPr>
              <w:spacing w:before="40" w:after="40"/>
              <w:rPr>
                <w:color w:val="000000"/>
                <w:sz w:val="22"/>
                <w:szCs w:val="22"/>
              </w:rPr>
            </w:pPr>
            <w:r w:rsidRPr="009474CC">
              <w:rPr>
                <w:color w:val="000000"/>
                <w:sz w:val="22"/>
                <w:szCs w:val="22"/>
              </w:rPr>
              <w:t>0.06</w:t>
            </w:r>
          </w:p>
        </w:tc>
      </w:tr>
      <w:tr w:rsidR="004A380D" w:rsidRPr="00AA793B" w14:paraId="652B7973" w14:textId="77777777" w:rsidTr="009474CC">
        <w:trPr>
          <w:trHeight w:hRule="exact" w:val="274"/>
        </w:trPr>
        <w:tc>
          <w:tcPr>
            <w:tcW w:w="0" w:type="auto"/>
            <w:tcMar>
              <w:top w:w="0" w:type="dxa"/>
              <w:left w:w="108" w:type="dxa"/>
              <w:bottom w:w="0" w:type="dxa"/>
              <w:right w:w="108" w:type="dxa"/>
            </w:tcMar>
            <w:hideMark/>
          </w:tcPr>
          <w:p w14:paraId="11D4E623" w14:textId="77777777" w:rsidR="004A380D" w:rsidRPr="009474CC" w:rsidRDefault="004A380D" w:rsidP="004A380D">
            <w:pPr>
              <w:spacing w:before="40" w:after="40"/>
              <w:rPr>
                <w:color w:val="000000"/>
                <w:sz w:val="22"/>
                <w:szCs w:val="22"/>
              </w:rPr>
            </w:pPr>
            <w:r w:rsidRPr="009474CC">
              <w:rPr>
                <w:color w:val="000000"/>
                <w:sz w:val="22"/>
                <w:szCs w:val="22"/>
              </w:rPr>
              <w:t>Potential Experience (45+ Years)</w:t>
            </w:r>
          </w:p>
        </w:tc>
        <w:tc>
          <w:tcPr>
            <w:tcW w:w="0" w:type="auto"/>
            <w:tcMar>
              <w:top w:w="0" w:type="dxa"/>
              <w:left w:w="108" w:type="dxa"/>
              <w:bottom w:w="0" w:type="dxa"/>
              <w:right w:w="108" w:type="dxa"/>
            </w:tcMar>
            <w:hideMark/>
          </w:tcPr>
          <w:p w14:paraId="2F8D8DFB" w14:textId="77777777" w:rsidR="004A380D" w:rsidRPr="009474CC" w:rsidRDefault="004A380D" w:rsidP="004A380D">
            <w:pPr>
              <w:spacing w:before="40" w:after="40"/>
              <w:rPr>
                <w:color w:val="000000"/>
                <w:sz w:val="22"/>
                <w:szCs w:val="22"/>
              </w:rPr>
            </w:pPr>
            <w:r w:rsidRPr="009474CC">
              <w:rPr>
                <w:color w:val="000000"/>
                <w:sz w:val="22"/>
                <w:szCs w:val="22"/>
              </w:rPr>
              <w:t>0.06</w:t>
            </w:r>
          </w:p>
        </w:tc>
        <w:tc>
          <w:tcPr>
            <w:tcW w:w="0" w:type="auto"/>
            <w:tcMar>
              <w:top w:w="0" w:type="dxa"/>
              <w:left w:w="108" w:type="dxa"/>
              <w:bottom w:w="0" w:type="dxa"/>
              <w:right w:w="108" w:type="dxa"/>
            </w:tcMar>
            <w:hideMark/>
          </w:tcPr>
          <w:p w14:paraId="648C91AD" w14:textId="77777777" w:rsidR="004A380D" w:rsidRPr="009474CC" w:rsidRDefault="004A380D" w:rsidP="004A380D">
            <w:pPr>
              <w:spacing w:before="40" w:after="40"/>
              <w:rPr>
                <w:color w:val="000000"/>
                <w:sz w:val="22"/>
                <w:szCs w:val="22"/>
              </w:rPr>
            </w:pPr>
            <w:r w:rsidRPr="009474CC">
              <w:rPr>
                <w:color w:val="000000"/>
                <w:sz w:val="22"/>
                <w:szCs w:val="22"/>
              </w:rPr>
              <w:t>0.04</w:t>
            </w:r>
          </w:p>
        </w:tc>
        <w:tc>
          <w:tcPr>
            <w:tcW w:w="0" w:type="auto"/>
            <w:tcMar>
              <w:top w:w="0" w:type="dxa"/>
              <w:left w:w="108" w:type="dxa"/>
              <w:bottom w:w="0" w:type="dxa"/>
              <w:right w:w="108" w:type="dxa"/>
            </w:tcMar>
            <w:hideMark/>
          </w:tcPr>
          <w:p w14:paraId="7FBD7C3A" w14:textId="77777777" w:rsidR="004A380D" w:rsidRPr="009474CC" w:rsidRDefault="004A380D" w:rsidP="004A380D">
            <w:pPr>
              <w:spacing w:before="40" w:after="40"/>
              <w:rPr>
                <w:color w:val="000000"/>
                <w:sz w:val="22"/>
                <w:szCs w:val="22"/>
              </w:rPr>
            </w:pPr>
            <w:r w:rsidRPr="009474CC">
              <w:rPr>
                <w:color w:val="000000"/>
                <w:sz w:val="22"/>
                <w:szCs w:val="22"/>
              </w:rPr>
              <w:t>0.04</w:t>
            </w:r>
          </w:p>
        </w:tc>
        <w:tc>
          <w:tcPr>
            <w:tcW w:w="0" w:type="auto"/>
            <w:tcMar>
              <w:top w:w="0" w:type="dxa"/>
              <w:left w:w="108" w:type="dxa"/>
              <w:bottom w:w="0" w:type="dxa"/>
              <w:right w:w="108" w:type="dxa"/>
            </w:tcMar>
            <w:hideMark/>
          </w:tcPr>
          <w:p w14:paraId="2353A9DE" w14:textId="77777777" w:rsidR="004A380D" w:rsidRPr="009474CC" w:rsidRDefault="004A380D" w:rsidP="004A380D">
            <w:pPr>
              <w:spacing w:before="40" w:after="40"/>
              <w:rPr>
                <w:color w:val="000000"/>
                <w:sz w:val="22"/>
                <w:szCs w:val="22"/>
              </w:rPr>
            </w:pPr>
            <w:r w:rsidRPr="009474CC">
              <w:rPr>
                <w:color w:val="000000"/>
                <w:sz w:val="22"/>
                <w:szCs w:val="22"/>
              </w:rPr>
              <w:t>0.05</w:t>
            </w:r>
          </w:p>
        </w:tc>
        <w:tc>
          <w:tcPr>
            <w:tcW w:w="0" w:type="auto"/>
            <w:tcMar>
              <w:top w:w="0" w:type="dxa"/>
              <w:left w:w="108" w:type="dxa"/>
              <w:bottom w:w="0" w:type="dxa"/>
              <w:right w:w="108" w:type="dxa"/>
            </w:tcMar>
            <w:hideMark/>
          </w:tcPr>
          <w:p w14:paraId="5BA87998" w14:textId="77777777" w:rsidR="004A380D" w:rsidRPr="009474CC" w:rsidRDefault="004A380D" w:rsidP="004A380D">
            <w:pPr>
              <w:spacing w:before="40" w:after="40"/>
              <w:rPr>
                <w:color w:val="000000"/>
                <w:sz w:val="22"/>
                <w:szCs w:val="22"/>
              </w:rPr>
            </w:pPr>
            <w:r w:rsidRPr="009474CC">
              <w:rPr>
                <w:color w:val="000000"/>
                <w:sz w:val="22"/>
                <w:szCs w:val="22"/>
              </w:rPr>
              <w:t>0.07</w:t>
            </w:r>
          </w:p>
        </w:tc>
        <w:tc>
          <w:tcPr>
            <w:tcW w:w="0" w:type="auto"/>
            <w:tcMar>
              <w:top w:w="0" w:type="dxa"/>
              <w:left w:w="108" w:type="dxa"/>
              <w:bottom w:w="0" w:type="dxa"/>
              <w:right w:w="108" w:type="dxa"/>
            </w:tcMar>
            <w:hideMark/>
          </w:tcPr>
          <w:p w14:paraId="694DB527" w14:textId="77777777" w:rsidR="004A380D" w:rsidRPr="009474CC" w:rsidRDefault="004A380D" w:rsidP="004A380D">
            <w:pPr>
              <w:spacing w:before="40" w:after="40"/>
              <w:rPr>
                <w:color w:val="000000"/>
                <w:sz w:val="22"/>
                <w:szCs w:val="22"/>
              </w:rPr>
            </w:pPr>
            <w:r w:rsidRPr="009474CC">
              <w:rPr>
                <w:color w:val="000000"/>
                <w:sz w:val="22"/>
                <w:szCs w:val="22"/>
              </w:rPr>
              <w:t>0.01</w:t>
            </w:r>
          </w:p>
        </w:tc>
      </w:tr>
      <w:tr w:rsidR="004A380D" w:rsidRPr="00AA793B" w14:paraId="2051DB2B" w14:textId="77777777" w:rsidTr="009474CC">
        <w:trPr>
          <w:trHeight w:hRule="exact" w:val="274"/>
        </w:trPr>
        <w:tc>
          <w:tcPr>
            <w:tcW w:w="0" w:type="auto"/>
            <w:tcMar>
              <w:top w:w="0" w:type="dxa"/>
              <w:left w:w="108" w:type="dxa"/>
              <w:bottom w:w="0" w:type="dxa"/>
              <w:right w:w="108" w:type="dxa"/>
            </w:tcMar>
            <w:hideMark/>
          </w:tcPr>
          <w:p w14:paraId="4FDF1A47" w14:textId="77777777" w:rsidR="004A380D" w:rsidRPr="009474CC" w:rsidRDefault="004A380D" w:rsidP="004A380D">
            <w:pPr>
              <w:spacing w:before="40" w:after="40"/>
              <w:rPr>
                <w:color w:val="000000"/>
                <w:sz w:val="22"/>
                <w:szCs w:val="22"/>
              </w:rPr>
            </w:pPr>
            <w:r w:rsidRPr="009474CC">
              <w:rPr>
                <w:color w:val="000000"/>
                <w:sz w:val="22"/>
                <w:szCs w:val="22"/>
              </w:rPr>
              <w:t>Female</w:t>
            </w:r>
          </w:p>
        </w:tc>
        <w:tc>
          <w:tcPr>
            <w:tcW w:w="0" w:type="auto"/>
            <w:tcMar>
              <w:top w:w="0" w:type="dxa"/>
              <w:left w:w="108" w:type="dxa"/>
              <w:bottom w:w="0" w:type="dxa"/>
              <w:right w:w="108" w:type="dxa"/>
            </w:tcMar>
            <w:hideMark/>
          </w:tcPr>
          <w:p w14:paraId="3CFFE60B" w14:textId="77777777" w:rsidR="004A380D" w:rsidRPr="009474CC" w:rsidRDefault="004A380D" w:rsidP="004A380D">
            <w:pPr>
              <w:spacing w:before="40" w:after="40"/>
              <w:rPr>
                <w:color w:val="000000"/>
                <w:sz w:val="22"/>
                <w:szCs w:val="22"/>
              </w:rPr>
            </w:pPr>
            <w:r w:rsidRPr="009474CC">
              <w:rPr>
                <w:color w:val="000000"/>
                <w:sz w:val="22"/>
                <w:szCs w:val="22"/>
              </w:rPr>
              <w:t>0.45</w:t>
            </w:r>
          </w:p>
        </w:tc>
        <w:tc>
          <w:tcPr>
            <w:tcW w:w="0" w:type="auto"/>
            <w:tcMar>
              <w:top w:w="0" w:type="dxa"/>
              <w:left w:w="108" w:type="dxa"/>
              <w:bottom w:w="0" w:type="dxa"/>
              <w:right w:w="108" w:type="dxa"/>
            </w:tcMar>
            <w:hideMark/>
          </w:tcPr>
          <w:p w14:paraId="4028FC14" w14:textId="77777777" w:rsidR="004A380D" w:rsidRPr="009474CC" w:rsidRDefault="004A380D" w:rsidP="004A380D">
            <w:pPr>
              <w:spacing w:before="40" w:after="40"/>
              <w:rPr>
                <w:color w:val="000000"/>
                <w:sz w:val="22"/>
                <w:szCs w:val="22"/>
              </w:rPr>
            </w:pPr>
            <w:r w:rsidRPr="009474CC">
              <w:rPr>
                <w:color w:val="000000"/>
                <w:sz w:val="22"/>
                <w:szCs w:val="22"/>
              </w:rPr>
              <w:t>0.46</w:t>
            </w:r>
          </w:p>
        </w:tc>
        <w:tc>
          <w:tcPr>
            <w:tcW w:w="0" w:type="auto"/>
            <w:tcMar>
              <w:top w:w="0" w:type="dxa"/>
              <w:left w:w="108" w:type="dxa"/>
              <w:bottom w:w="0" w:type="dxa"/>
              <w:right w:w="108" w:type="dxa"/>
            </w:tcMar>
            <w:hideMark/>
          </w:tcPr>
          <w:p w14:paraId="7F5B5B10" w14:textId="77777777" w:rsidR="004A380D" w:rsidRPr="009474CC" w:rsidRDefault="004A380D" w:rsidP="004A380D">
            <w:pPr>
              <w:spacing w:before="40" w:after="40"/>
              <w:rPr>
                <w:color w:val="000000"/>
                <w:sz w:val="22"/>
                <w:szCs w:val="22"/>
              </w:rPr>
            </w:pPr>
            <w:r w:rsidRPr="009474CC">
              <w:rPr>
                <w:color w:val="000000"/>
                <w:sz w:val="22"/>
                <w:szCs w:val="22"/>
              </w:rPr>
              <w:t>0.47</w:t>
            </w:r>
          </w:p>
        </w:tc>
        <w:tc>
          <w:tcPr>
            <w:tcW w:w="0" w:type="auto"/>
            <w:tcMar>
              <w:top w:w="0" w:type="dxa"/>
              <w:left w:w="108" w:type="dxa"/>
              <w:bottom w:w="0" w:type="dxa"/>
              <w:right w:w="108" w:type="dxa"/>
            </w:tcMar>
            <w:hideMark/>
          </w:tcPr>
          <w:p w14:paraId="6EC15FCF" w14:textId="77777777" w:rsidR="004A380D" w:rsidRPr="009474CC" w:rsidRDefault="004A380D" w:rsidP="004A380D">
            <w:pPr>
              <w:spacing w:before="40" w:after="40"/>
              <w:rPr>
                <w:color w:val="000000"/>
                <w:sz w:val="22"/>
                <w:szCs w:val="22"/>
              </w:rPr>
            </w:pPr>
            <w:r w:rsidRPr="009474CC">
              <w:rPr>
                <w:color w:val="000000"/>
                <w:sz w:val="22"/>
                <w:szCs w:val="22"/>
              </w:rPr>
              <w:t>0.48</w:t>
            </w:r>
          </w:p>
        </w:tc>
        <w:tc>
          <w:tcPr>
            <w:tcW w:w="0" w:type="auto"/>
            <w:tcMar>
              <w:top w:w="0" w:type="dxa"/>
              <w:left w:w="108" w:type="dxa"/>
              <w:bottom w:w="0" w:type="dxa"/>
              <w:right w:w="108" w:type="dxa"/>
            </w:tcMar>
            <w:hideMark/>
          </w:tcPr>
          <w:p w14:paraId="0B8570BA" w14:textId="77777777" w:rsidR="004A380D" w:rsidRPr="009474CC" w:rsidRDefault="004A380D" w:rsidP="004A380D">
            <w:pPr>
              <w:spacing w:before="40" w:after="40"/>
              <w:rPr>
                <w:color w:val="000000"/>
                <w:sz w:val="22"/>
                <w:szCs w:val="22"/>
              </w:rPr>
            </w:pPr>
            <w:r w:rsidRPr="009474CC">
              <w:rPr>
                <w:color w:val="000000"/>
                <w:sz w:val="22"/>
                <w:szCs w:val="22"/>
              </w:rPr>
              <w:t>0.47</w:t>
            </w:r>
          </w:p>
        </w:tc>
        <w:tc>
          <w:tcPr>
            <w:tcW w:w="0" w:type="auto"/>
            <w:tcMar>
              <w:top w:w="0" w:type="dxa"/>
              <w:left w:w="108" w:type="dxa"/>
              <w:bottom w:w="0" w:type="dxa"/>
              <w:right w:w="108" w:type="dxa"/>
            </w:tcMar>
            <w:hideMark/>
          </w:tcPr>
          <w:p w14:paraId="19425209" w14:textId="77777777" w:rsidR="004A380D" w:rsidRPr="009474CC" w:rsidRDefault="004A380D" w:rsidP="004A380D">
            <w:pPr>
              <w:spacing w:before="40" w:after="40"/>
              <w:rPr>
                <w:color w:val="000000"/>
                <w:sz w:val="22"/>
                <w:szCs w:val="22"/>
              </w:rPr>
            </w:pPr>
            <w:r w:rsidRPr="009474CC">
              <w:rPr>
                <w:color w:val="000000"/>
                <w:sz w:val="22"/>
                <w:szCs w:val="22"/>
              </w:rPr>
              <w:t>0.03</w:t>
            </w:r>
          </w:p>
        </w:tc>
      </w:tr>
      <w:tr w:rsidR="004A380D" w:rsidRPr="00AA793B" w14:paraId="3C24C7FD" w14:textId="77777777" w:rsidTr="009474CC">
        <w:trPr>
          <w:trHeight w:hRule="exact" w:val="274"/>
        </w:trPr>
        <w:tc>
          <w:tcPr>
            <w:tcW w:w="0" w:type="auto"/>
            <w:tcMar>
              <w:top w:w="0" w:type="dxa"/>
              <w:left w:w="108" w:type="dxa"/>
              <w:bottom w:w="0" w:type="dxa"/>
              <w:right w:w="108" w:type="dxa"/>
            </w:tcMar>
            <w:hideMark/>
          </w:tcPr>
          <w:p w14:paraId="7F51C76D" w14:textId="77777777" w:rsidR="004A380D" w:rsidRPr="009474CC" w:rsidRDefault="004A380D" w:rsidP="004A380D">
            <w:pPr>
              <w:spacing w:before="40" w:after="40"/>
              <w:rPr>
                <w:color w:val="000000"/>
                <w:sz w:val="22"/>
                <w:szCs w:val="22"/>
              </w:rPr>
            </w:pPr>
            <w:r w:rsidRPr="009474CC">
              <w:rPr>
                <w:color w:val="000000"/>
                <w:sz w:val="22"/>
                <w:szCs w:val="22"/>
              </w:rPr>
              <w:t>Public Sector</w:t>
            </w:r>
          </w:p>
        </w:tc>
        <w:tc>
          <w:tcPr>
            <w:tcW w:w="0" w:type="auto"/>
            <w:tcMar>
              <w:top w:w="0" w:type="dxa"/>
              <w:left w:w="108" w:type="dxa"/>
              <w:bottom w:w="0" w:type="dxa"/>
              <w:right w:w="108" w:type="dxa"/>
            </w:tcMar>
            <w:hideMark/>
          </w:tcPr>
          <w:p w14:paraId="7F5C9362" w14:textId="77777777" w:rsidR="004A380D" w:rsidRPr="009474CC" w:rsidRDefault="004A380D" w:rsidP="004A380D">
            <w:pPr>
              <w:spacing w:before="40" w:after="40"/>
              <w:rPr>
                <w:color w:val="000000"/>
                <w:sz w:val="22"/>
                <w:szCs w:val="22"/>
              </w:rPr>
            </w:pPr>
            <w:r w:rsidRPr="009474CC">
              <w:rPr>
                <w:color w:val="000000"/>
                <w:sz w:val="22"/>
                <w:szCs w:val="22"/>
              </w:rPr>
              <w:t>0.15</w:t>
            </w:r>
          </w:p>
        </w:tc>
        <w:tc>
          <w:tcPr>
            <w:tcW w:w="0" w:type="auto"/>
            <w:tcMar>
              <w:top w:w="0" w:type="dxa"/>
              <w:left w:w="108" w:type="dxa"/>
              <w:bottom w:w="0" w:type="dxa"/>
              <w:right w:w="108" w:type="dxa"/>
            </w:tcMar>
            <w:hideMark/>
          </w:tcPr>
          <w:p w14:paraId="1D8F214C" w14:textId="77777777" w:rsidR="004A380D" w:rsidRPr="009474CC" w:rsidRDefault="004A380D" w:rsidP="004A380D">
            <w:pPr>
              <w:spacing w:before="40" w:after="40"/>
              <w:rPr>
                <w:color w:val="000000"/>
                <w:sz w:val="22"/>
                <w:szCs w:val="22"/>
              </w:rPr>
            </w:pPr>
            <w:r w:rsidRPr="009474CC">
              <w:rPr>
                <w:color w:val="000000"/>
                <w:sz w:val="22"/>
                <w:szCs w:val="22"/>
              </w:rPr>
              <w:t>0.13</w:t>
            </w:r>
          </w:p>
        </w:tc>
        <w:tc>
          <w:tcPr>
            <w:tcW w:w="0" w:type="auto"/>
            <w:tcMar>
              <w:top w:w="0" w:type="dxa"/>
              <w:left w:w="108" w:type="dxa"/>
              <w:bottom w:w="0" w:type="dxa"/>
              <w:right w:w="108" w:type="dxa"/>
            </w:tcMar>
            <w:hideMark/>
          </w:tcPr>
          <w:p w14:paraId="16FD1C7B" w14:textId="77777777" w:rsidR="004A380D" w:rsidRPr="009474CC" w:rsidRDefault="004A380D" w:rsidP="004A380D">
            <w:pPr>
              <w:spacing w:before="40" w:after="40"/>
              <w:rPr>
                <w:color w:val="000000"/>
                <w:sz w:val="22"/>
                <w:szCs w:val="22"/>
              </w:rPr>
            </w:pPr>
            <w:r w:rsidRPr="009474CC">
              <w:rPr>
                <w:color w:val="000000"/>
                <w:sz w:val="22"/>
                <w:szCs w:val="22"/>
              </w:rPr>
              <w:t>0.13</w:t>
            </w:r>
          </w:p>
        </w:tc>
        <w:tc>
          <w:tcPr>
            <w:tcW w:w="0" w:type="auto"/>
            <w:tcMar>
              <w:top w:w="0" w:type="dxa"/>
              <w:left w:w="108" w:type="dxa"/>
              <w:bottom w:w="0" w:type="dxa"/>
              <w:right w:w="108" w:type="dxa"/>
            </w:tcMar>
            <w:hideMark/>
          </w:tcPr>
          <w:p w14:paraId="073A532F" w14:textId="77777777" w:rsidR="004A380D" w:rsidRPr="009474CC" w:rsidRDefault="004A380D" w:rsidP="004A380D">
            <w:pPr>
              <w:spacing w:before="40" w:after="40"/>
              <w:rPr>
                <w:color w:val="000000"/>
                <w:sz w:val="22"/>
                <w:szCs w:val="22"/>
              </w:rPr>
            </w:pPr>
            <w:r w:rsidRPr="009474CC">
              <w:rPr>
                <w:color w:val="000000"/>
                <w:sz w:val="22"/>
                <w:szCs w:val="22"/>
              </w:rPr>
              <w:t>0.13</w:t>
            </w:r>
          </w:p>
        </w:tc>
        <w:tc>
          <w:tcPr>
            <w:tcW w:w="0" w:type="auto"/>
            <w:tcMar>
              <w:top w:w="0" w:type="dxa"/>
              <w:left w:w="108" w:type="dxa"/>
              <w:bottom w:w="0" w:type="dxa"/>
              <w:right w:w="108" w:type="dxa"/>
            </w:tcMar>
            <w:hideMark/>
          </w:tcPr>
          <w:p w14:paraId="6395E3E6" w14:textId="77777777" w:rsidR="004A380D" w:rsidRPr="009474CC" w:rsidRDefault="004A380D" w:rsidP="004A380D">
            <w:pPr>
              <w:spacing w:before="40" w:after="40"/>
              <w:rPr>
                <w:color w:val="000000"/>
                <w:sz w:val="22"/>
                <w:szCs w:val="22"/>
              </w:rPr>
            </w:pPr>
            <w:r w:rsidRPr="009474CC">
              <w:rPr>
                <w:color w:val="000000"/>
                <w:sz w:val="22"/>
                <w:szCs w:val="22"/>
              </w:rPr>
              <w:t>0.12</w:t>
            </w:r>
          </w:p>
        </w:tc>
        <w:tc>
          <w:tcPr>
            <w:tcW w:w="0" w:type="auto"/>
            <w:tcMar>
              <w:top w:w="0" w:type="dxa"/>
              <w:left w:w="108" w:type="dxa"/>
              <w:bottom w:w="0" w:type="dxa"/>
              <w:right w:w="108" w:type="dxa"/>
            </w:tcMar>
            <w:hideMark/>
          </w:tcPr>
          <w:p w14:paraId="0854E6BE" w14:textId="77777777" w:rsidR="004A380D" w:rsidRPr="009474CC" w:rsidRDefault="004A380D" w:rsidP="004A380D">
            <w:pPr>
              <w:spacing w:before="40" w:after="40"/>
              <w:rPr>
                <w:color w:val="000000"/>
                <w:sz w:val="22"/>
                <w:szCs w:val="22"/>
              </w:rPr>
            </w:pPr>
            <w:r w:rsidRPr="009474CC">
              <w:rPr>
                <w:color w:val="000000"/>
                <w:sz w:val="22"/>
                <w:szCs w:val="22"/>
              </w:rPr>
              <w:t>-0.02</w:t>
            </w:r>
          </w:p>
        </w:tc>
      </w:tr>
      <w:tr w:rsidR="004A380D" w:rsidRPr="00AA793B" w14:paraId="3651A289" w14:textId="77777777" w:rsidTr="009474CC">
        <w:trPr>
          <w:trHeight w:hRule="exact" w:val="274"/>
        </w:trPr>
        <w:tc>
          <w:tcPr>
            <w:tcW w:w="0" w:type="auto"/>
            <w:tcMar>
              <w:top w:w="0" w:type="dxa"/>
              <w:left w:w="108" w:type="dxa"/>
              <w:bottom w:w="0" w:type="dxa"/>
              <w:right w:w="108" w:type="dxa"/>
            </w:tcMar>
            <w:hideMark/>
          </w:tcPr>
          <w:p w14:paraId="6A18FAE4" w14:textId="77777777" w:rsidR="004A380D" w:rsidRPr="009474CC" w:rsidRDefault="004A380D" w:rsidP="004A380D">
            <w:pPr>
              <w:spacing w:before="40" w:after="40"/>
              <w:rPr>
                <w:color w:val="000000"/>
                <w:sz w:val="22"/>
                <w:szCs w:val="22"/>
              </w:rPr>
            </w:pPr>
            <w:r w:rsidRPr="009474CC">
              <w:rPr>
                <w:color w:val="000000"/>
                <w:sz w:val="22"/>
                <w:szCs w:val="22"/>
              </w:rPr>
              <w:t>Non-Hispanic White</w:t>
            </w:r>
          </w:p>
        </w:tc>
        <w:tc>
          <w:tcPr>
            <w:tcW w:w="0" w:type="auto"/>
            <w:tcMar>
              <w:top w:w="0" w:type="dxa"/>
              <w:left w:w="108" w:type="dxa"/>
              <w:bottom w:w="0" w:type="dxa"/>
              <w:right w:w="108" w:type="dxa"/>
            </w:tcMar>
            <w:hideMark/>
          </w:tcPr>
          <w:p w14:paraId="5B5DEFB1" w14:textId="77777777" w:rsidR="004A380D" w:rsidRPr="009474CC" w:rsidRDefault="004A380D" w:rsidP="004A380D">
            <w:pPr>
              <w:spacing w:before="40" w:after="40"/>
              <w:rPr>
                <w:color w:val="000000"/>
                <w:sz w:val="22"/>
                <w:szCs w:val="22"/>
              </w:rPr>
            </w:pPr>
            <w:r w:rsidRPr="009474CC">
              <w:rPr>
                <w:color w:val="000000"/>
                <w:sz w:val="22"/>
                <w:szCs w:val="22"/>
              </w:rPr>
              <w:t>0.81</w:t>
            </w:r>
          </w:p>
        </w:tc>
        <w:tc>
          <w:tcPr>
            <w:tcW w:w="0" w:type="auto"/>
            <w:tcMar>
              <w:top w:w="0" w:type="dxa"/>
              <w:left w:w="108" w:type="dxa"/>
              <w:bottom w:w="0" w:type="dxa"/>
              <w:right w:w="108" w:type="dxa"/>
            </w:tcMar>
            <w:hideMark/>
          </w:tcPr>
          <w:p w14:paraId="3DC14499" w14:textId="77777777" w:rsidR="004A380D" w:rsidRPr="009474CC" w:rsidRDefault="004A380D" w:rsidP="004A380D">
            <w:pPr>
              <w:spacing w:before="40" w:after="40"/>
              <w:rPr>
                <w:color w:val="000000"/>
                <w:sz w:val="22"/>
                <w:szCs w:val="22"/>
              </w:rPr>
            </w:pPr>
            <w:r w:rsidRPr="009474CC">
              <w:rPr>
                <w:color w:val="000000"/>
                <w:sz w:val="22"/>
                <w:szCs w:val="22"/>
              </w:rPr>
              <w:t>0.77</w:t>
            </w:r>
          </w:p>
        </w:tc>
        <w:tc>
          <w:tcPr>
            <w:tcW w:w="0" w:type="auto"/>
            <w:tcMar>
              <w:top w:w="0" w:type="dxa"/>
              <w:left w:w="108" w:type="dxa"/>
              <w:bottom w:w="0" w:type="dxa"/>
              <w:right w:w="108" w:type="dxa"/>
            </w:tcMar>
            <w:hideMark/>
          </w:tcPr>
          <w:p w14:paraId="3A717F9E" w14:textId="77777777" w:rsidR="004A380D" w:rsidRPr="009474CC" w:rsidRDefault="004A380D" w:rsidP="004A380D">
            <w:pPr>
              <w:spacing w:before="40" w:after="40"/>
              <w:rPr>
                <w:color w:val="000000"/>
                <w:sz w:val="22"/>
                <w:szCs w:val="22"/>
              </w:rPr>
            </w:pPr>
            <w:r w:rsidRPr="009474CC">
              <w:rPr>
                <w:color w:val="000000"/>
                <w:sz w:val="22"/>
                <w:szCs w:val="22"/>
              </w:rPr>
              <w:t>0.71</w:t>
            </w:r>
          </w:p>
        </w:tc>
        <w:tc>
          <w:tcPr>
            <w:tcW w:w="0" w:type="auto"/>
            <w:tcMar>
              <w:top w:w="0" w:type="dxa"/>
              <w:left w:w="108" w:type="dxa"/>
              <w:bottom w:w="0" w:type="dxa"/>
              <w:right w:w="108" w:type="dxa"/>
            </w:tcMar>
            <w:hideMark/>
          </w:tcPr>
          <w:p w14:paraId="2F39A8AA" w14:textId="77777777" w:rsidR="004A380D" w:rsidRPr="009474CC" w:rsidRDefault="004A380D" w:rsidP="004A380D">
            <w:pPr>
              <w:spacing w:before="40" w:after="40"/>
              <w:rPr>
                <w:color w:val="000000"/>
                <w:sz w:val="22"/>
                <w:szCs w:val="22"/>
              </w:rPr>
            </w:pPr>
            <w:r w:rsidRPr="009474CC">
              <w:rPr>
                <w:color w:val="000000"/>
                <w:sz w:val="22"/>
                <w:szCs w:val="22"/>
              </w:rPr>
              <w:t>0.63</w:t>
            </w:r>
          </w:p>
        </w:tc>
        <w:tc>
          <w:tcPr>
            <w:tcW w:w="0" w:type="auto"/>
            <w:tcMar>
              <w:top w:w="0" w:type="dxa"/>
              <w:left w:w="108" w:type="dxa"/>
              <w:bottom w:w="0" w:type="dxa"/>
              <w:right w:w="108" w:type="dxa"/>
            </w:tcMar>
            <w:hideMark/>
          </w:tcPr>
          <w:p w14:paraId="52085A8C" w14:textId="77777777" w:rsidR="004A380D" w:rsidRPr="009474CC" w:rsidRDefault="004A380D" w:rsidP="004A380D">
            <w:pPr>
              <w:spacing w:before="40" w:after="40"/>
              <w:rPr>
                <w:color w:val="000000"/>
                <w:sz w:val="22"/>
                <w:szCs w:val="22"/>
              </w:rPr>
            </w:pPr>
            <w:r w:rsidRPr="009474CC">
              <w:rPr>
                <w:color w:val="000000"/>
                <w:sz w:val="22"/>
                <w:szCs w:val="22"/>
              </w:rPr>
              <w:t>0.57</w:t>
            </w:r>
          </w:p>
        </w:tc>
        <w:tc>
          <w:tcPr>
            <w:tcW w:w="0" w:type="auto"/>
            <w:tcMar>
              <w:top w:w="0" w:type="dxa"/>
              <w:left w:w="108" w:type="dxa"/>
              <w:bottom w:w="0" w:type="dxa"/>
              <w:right w:w="108" w:type="dxa"/>
            </w:tcMar>
            <w:hideMark/>
          </w:tcPr>
          <w:p w14:paraId="25869011" w14:textId="77777777" w:rsidR="004A380D" w:rsidRPr="009474CC" w:rsidRDefault="004A380D" w:rsidP="004A380D">
            <w:pPr>
              <w:spacing w:before="40" w:after="40"/>
              <w:rPr>
                <w:color w:val="000000"/>
                <w:sz w:val="22"/>
                <w:szCs w:val="22"/>
              </w:rPr>
            </w:pPr>
            <w:r w:rsidRPr="009474CC">
              <w:rPr>
                <w:color w:val="000000"/>
                <w:sz w:val="22"/>
                <w:szCs w:val="22"/>
              </w:rPr>
              <w:t>-0.15</w:t>
            </w:r>
          </w:p>
        </w:tc>
      </w:tr>
      <w:tr w:rsidR="004A380D" w:rsidRPr="00AA793B" w14:paraId="56727C69" w14:textId="77777777" w:rsidTr="009474CC">
        <w:trPr>
          <w:trHeight w:hRule="exact" w:val="274"/>
        </w:trPr>
        <w:tc>
          <w:tcPr>
            <w:tcW w:w="0" w:type="auto"/>
            <w:tcMar>
              <w:top w:w="0" w:type="dxa"/>
              <w:left w:w="108" w:type="dxa"/>
              <w:bottom w:w="0" w:type="dxa"/>
              <w:right w:w="108" w:type="dxa"/>
            </w:tcMar>
            <w:hideMark/>
          </w:tcPr>
          <w:p w14:paraId="74D52ABF" w14:textId="77777777" w:rsidR="004A380D" w:rsidRPr="009474CC" w:rsidRDefault="004A380D" w:rsidP="004A380D">
            <w:pPr>
              <w:spacing w:before="40" w:after="40"/>
              <w:rPr>
                <w:color w:val="000000"/>
                <w:sz w:val="22"/>
                <w:szCs w:val="22"/>
              </w:rPr>
            </w:pPr>
            <w:r w:rsidRPr="009474CC">
              <w:rPr>
                <w:color w:val="000000"/>
                <w:sz w:val="22"/>
                <w:szCs w:val="22"/>
              </w:rPr>
              <w:t>Black</w:t>
            </w:r>
          </w:p>
        </w:tc>
        <w:tc>
          <w:tcPr>
            <w:tcW w:w="0" w:type="auto"/>
            <w:tcMar>
              <w:top w:w="0" w:type="dxa"/>
              <w:left w:w="108" w:type="dxa"/>
              <w:bottom w:w="0" w:type="dxa"/>
              <w:right w:w="108" w:type="dxa"/>
            </w:tcMar>
            <w:hideMark/>
          </w:tcPr>
          <w:p w14:paraId="30D5DE71" w14:textId="77777777" w:rsidR="004A380D" w:rsidRPr="009474CC" w:rsidRDefault="004A380D" w:rsidP="004A380D">
            <w:pPr>
              <w:spacing w:before="40" w:after="40"/>
              <w:rPr>
                <w:color w:val="000000"/>
                <w:sz w:val="22"/>
                <w:szCs w:val="22"/>
              </w:rPr>
            </w:pPr>
            <w:r w:rsidRPr="009474CC">
              <w:rPr>
                <w:color w:val="000000"/>
                <w:sz w:val="22"/>
                <w:szCs w:val="22"/>
              </w:rPr>
              <w:t>0.11</w:t>
            </w:r>
          </w:p>
        </w:tc>
        <w:tc>
          <w:tcPr>
            <w:tcW w:w="0" w:type="auto"/>
            <w:tcMar>
              <w:top w:w="0" w:type="dxa"/>
              <w:left w:w="108" w:type="dxa"/>
              <w:bottom w:w="0" w:type="dxa"/>
              <w:right w:w="108" w:type="dxa"/>
            </w:tcMar>
            <w:hideMark/>
          </w:tcPr>
          <w:p w14:paraId="17C37509" w14:textId="77777777" w:rsidR="004A380D" w:rsidRPr="009474CC" w:rsidRDefault="004A380D" w:rsidP="004A380D">
            <w:pPr>
              <w:spacing w:before="40" w:after="40"/>
              <w:rPr>
                <w:color w:val="000000"/>
                <w:sz w:val="22"/>
                <w:szCs w:val="22"/>
              </w:rPr>
            </w:pPr>
            <w:r w:rsidRPr="009474CC">
              <w:rPr>
                <w:color w:val="000000"/>
                <w:sz w:val="22"/>
                <w:szCs w:val="22"/>
              </w:rPr>
              <w:t>0.11</w:t>
            </w:r>
          </w:p>
        </w:tc>
        <w:tc>
          <w:tcPr>
            <w:tcW w:w="0" w:type="auto"/>
            <w:tcMar>
              <w:top w:w="0" w:type="dxa"/>
              <w:left w:w="108" w:type="dxa"/>
              <w:bottom w:w="0" w:type="dxa"/>
              <w:right w:w="108" w:type="dxa"/>
            </w:tcMar>
            <w:hideMark/>
          </w:tcPr>
          <w:p w14:paraId="406DA7E5" w14:textId="77777777" w:rsidR="004A380D" w:rsidRPr="009474CC" w:rsidRDefault="004A380D" w:rsidP="004A380D">
            <w:pPr>
              <w:spacing w:before="40" w:after="40"/>
              <w:rPr>
                <w:color w:val="000000"/>
                <w:sz w:val="22"/>
                <w:szCs w:val="22"/>
              </w:rPr>
            </w:pPr>
            <w:r w:rsidRPr="009474CC">
              <w:rPr>
                <w:color w:val="000000"/>
                <w:sz w:val="22"/>
                <w:szCs w:val="22"/>
              </w:rPr>
              <w:t>0.11</w:t>
            </w:r>
          </w:p>
        </w:tc>
        <w:tc>
          <w:tcPr>
            <w:tcW w:w="0" w:type="auto"/>
            <w:tcMar>
              <w:top w:w="0" w:type="dxa"/>
              <w:left w:w="108" w:type="dxa"/>
              <w:bottom w:w="0" w:type="dxa"/>
              <w:right w:w="108" w:type="dxa"/>
            </w:tcMar>
            <w:hideMark/>
          </w:tcPr>
          <w:p w14:paraId="49CEDCEC" w14:textId="77777777" w:rsidR="004A380D" w:rsidRPr="009474CC" w:rsidRDefault="004A380D" w:rsidP="004A380D">
            <w:pPr>
              <w:spacing w:before="40" w:after="40"/>
              <w:rPr>
                <w:color w:val="000000"/>
                <w:sz w:val="22"/>
                <w:szCs w:val="22"/>
              </w:rPr>
            </w:pPr>
            <w:r w:rsidRPr="009474CC">
              <w:rPr>
                <w:color w:val="000000"/>
                <w:sz w:val="22"/>
                <w:szCs w:val="22"/>
              </w:rPr>
              <w:t>0.12</w:t>
            </w:r>
          </w:p>
        </w:tc>
        <w:tc>
          <w:tcPr>
            <w:tcW w:w="0" w:type="auto"/>
            <w:tcMar>
              <w:top w:w="0" w:type="dxa"/>
              <w:left w:w="108" w:type="dxa"/>
              <w:bottom w:w="0" w:type="dxa"/>
              <w:right w:w="108" w:type="dxa"/>
            </w:tcMar>
            <w:hideMark/>
          </w:tcPr>
          <w:p w14:paraId="1FFE36AF" w14:textId="77777777" w:rsidR="004A380D" w:rsidRPr="009474CC" w:rsidRDefault="004A380D" w:rsidP="004A380D">
            <w:pPr>
              <w:spacing w:before="40" w:after="40"/>
              <w:rPr>
                <w:color w:val="000000"/>
                <w:sz w:val="22"/>
                <w:szCs w:val="22"/>
              </w:rPr>
            </w:pPr>
            <w:r w:rsidRPr="009474CC">
              <w:rPr>
                <w:color w:val="000000"/>
                <w:sz w:val="22"/>
                <w:szCs w:val="22"/>
              </w:rPr>
              <w:t>0.14</w:t>
            </w:r>
          </w:p>
        </w:tc>
        <w:tc>
          <w:tcPr>
            <w:tcW w:w="0" w:type="auto"/>
            <w:tcMar>
              <w:top w:w="0" w:type="dxa"/>
              <w:left w:w="108" w:type="dxa"/>
              <w:bottom w:w="0" w:type="dxa"/>
              <w:right w:w="108" w:type="dxa"/>
            </w:tcMar>
            <w:hideMark/>
          </w:tcPr>
          <w:p w14:paraId="76848F18" w14:textId="77777777" w:rsidR="004A380D" w:rsidRPr="009474CC" w:rsidRDefault="004A380D" w:rsidP="004A380D">
            <w:pPr>
              <w:spacing w:before="40" w:after="40"/>
              <w:rPr>
                <w:color w:val="000000"/>
                <w:sz w:val="22"/>
                <w:szCs w:val="22"/>
              </w:rPr>
            </w:pPr>
            <w:r w:rsidRPr="009474CC">
              <w:rPr>
                <w:color w:val="000000"/>
                <w:sz w:val="22"/>
                <w:szCs w:val="22"/>
              </w:rPr>
              <w:t>-0.01</w:t>
            </w:r>
          </w:p>
        </w:tc>
      </w:tr>
      <w:tr w:rsidR="004A380D" w:rsidRPr="00AA793B" w14:paraId="319633E4" w14:textId="77777777" w:rsidTr="009474CC">
        <w:trPr>
          <w:trHeight w:hRule="exact" w:val="274"/>
        </w:trPr>
        <w:tc>
          <w:tcPr>
            <w:tcW w:w="0" w:type="auto"/>
            <w:tcMar>
              <w:top w:w="0" w:type="dxa"/>
              <w:left w:w="108" w:type="dxa"/>
              <w:bottom w:w="0" w:type="dxa"/>
              <w:right w:w="108" w:type="dxa"/>
            </w:tcMar>
            <w:hideMark/>
          </w:tcPr>
          <w:p w14:paraId="011BA92E" w14:textId="77777777" w:rsidR="004A380D" w:rsidRPr="009474CC" w:rsidRDefault="004A380D" w:rsidP="004A380D">
            <w:pPr>
              <w:spacing w:before="40" w:after="40"/>
              <w:rPr>
                <w:color w:val="000000"/>
                <w:sz w:val="22"/>
                <w:szCs w:val="22"/>
              </w:rPr>
            </w:pPr>
            <w:r w:rsidRPr="009474CC">
              <w:rPr>
                <w:color w:val="000000"/>
                <w:sz w:val="22"/>
                <w:szCs w:val="22"/>
              </w:rPr>
              <w:t>Native American</w:t>
            </w:r>
          </w:p>
        </w:tc>
        <w:tc>
          <w:tcPr>
            <w:tcW w:w="0" w:type="auto"/>
            <w:tcMar>
              <w:top w:w="0" w:type="dxa"/>
              <w:left w:w="108" w:type="dxa"/>
              <w:bottom w:w="0" w:type="dxa"/>
              <w:right w:w="108" w:type="dxa"/>
            </w:tcMar>
            <w:hideMark/>
          </w:tcPr>
          <w:p w14:paraId="1D3605CE" w14:textId="77777777" w:rsidR="004A380D" w:rsidRPr="009474CC" w:rsidRDefault="004A380D" w:rsidP="004A380D">
            <w:pPr>
              <w:spacing w:before="40" w:after="40"/>
              <w:rPr>
                <w:color w:val="000000"/>
                <w:sz w:val="22"/>
                <w:szCs w:val="22"/>
              </w:rPr>
            </w:pPr>
            <w:r w:rsidRPr="009474CC">
              <w:rPr>
                <w:color w:val="000000"/>
                <w:sz w:val="22"/>
                <w:szCs w:val="22"/>
              </w:rPr>
              <w:t>0.01</w:t>
            </w:r>
          </w:p>
        </w:tc>
        <w:tc>
          <w:tcPr>
            <w:tcW w:w="0" w:type="auto"/>
            <w:tcMar>
              <w:top w:w="0" w:type="dxa"/>
              <w:left w:w="108" w:type="dxa"/>
              <w:bottom w:w="0" w:type="dxa"/>
              <w:right w:w="108" w:type="dxa"/>
            </w:tcMar>
            <w:hideMark/>
          </w:tcPr>
          <w:p w14:paraId="3C897D3D" w14:textId="77777777" w:rsidR="004A380D" w:rsidRPr="009474CC" w:rsidRDefault="004A380D" w:rsidP="004A380D">
            <w:pPr>
              <w:spacing w:before="40" w:after="40"/>
              <w:rPr>
                <w:color w:val="000000"/>
                <w:sz w:val="22"/>
                <w:szCs w:val="22"/>
              </w:rPr>
            </w:pPr>
            <w:r w:rsidRPr="009474CC">
              <w:rPr>
                <w:color w:val="000000"/>
                <w:sz w:val="22"/>
                <w:szCs w:val="22"/>
              </w:rPr>
              <w:t>0.01</w:t>
            </w:r>
          </w:p>
        </w:tc>
        <w:tc>
          <w:tcPr>
            <w:tcW w:w="0" w:type="auto"/>
            <w:tcMar>
              <w:top w:w="0" w:type="dxa"/>
              <w:left w:w="108" w:type="dxa"/>
              <w:bottom w:w="0" w:type="dxa"/>
              <w:right w:w="108" w:type="dxa"/>
            </w:tcMar>
            <w:hideMark/>
          </w:tcPr>
          <w:p w14:paraId="0196647E" w14:textId="77777777" w:rsidR="004A380D" w:rsidRPr="009474CC" w:rsidRDefault="004A380D" w:rsidP="004A380D">
            <w:pPr>
              <w:spacing w:before="40" w:after="40"/>
              <w:rPr>
                <w:color w:val="000000"/>
                <w:sz w:val="22"/>
                <w:szCs w:val="22"/>
              </w:rPr>
            </w:pPr>
            <w:r w:rsidRPr="009474CC">
              <w:rPr>
                <w:color w:val="000000"/>
                <w:sz w:val="22"/>
                <w:szCs w:val="22"/>
              </w:rPr>
              <w:t>0.01</w:t>
            </w:r>
          </w:p>
        </w:tc>
        <w:tc>
          <w:tcPr>
            <w:tcW w:w="0" w:type="auto"/>
            <w:tcMar>
              <w:top w:w="0" w:type="dxa"/>
              <w:left w:w="108" w:type="dxa"/>
              <w:bottom w:w="0" w:type="dxa"/>
              <w:right w:w="108" w:type="dxa"/>
            </w:tcMar>
            <w:hideMark/>
          </w:tcPr>
          <w:p w14:paraId="0199F0F9" w14:textId="77777777" w:rsidR="004A380D" w:rsidRPr="009474CC" w:rsidRDefault="004A380D" w:rsidP="004A380D">
            <w:pPr>
              <w:spacing w:before="40" w:after="40"/>
              <w:rPr>
                <w:color w:val="000000"/>
                <w:sz w:val="22"/>
                <w:szCs w:val="22"/>
              </w:rPr>
            </w:pPr>
            <w:r w:rsidRPr="009474CC">
              <w:rPr>
                <w:color w:val="000000"/>
                <w:sz w:val="22"/>
                <w:szCs w:val="22"/>
              </w:rPr>
              <w:t>0.01</w:t>
            </w:r>
          </w:p>
        </w:tc>
        <w:tc>
          <w:tcPr>
            <w:tcW w:w="0" w:type="auto"/>
            <w:tcMar>
              <w:top w:w="0" w:type="dxa"/>
              <w:left w:w="108" w:type="dxa"/>
              <w:bottom w:w="0" w:type="dxa"/>
              <w:right w:w="108" w:type="dxa"/>
            </w:tcMar>
            <w:hideMark/>
          </w:tcPr>
          <w:p w14:paraId="09BE209B" w14:textId="77777777" w:rsidR="004A380D" w:rsidRPr="009474CC" w:rsidRDefault="004A380D" w:rsidP="004A380D">
            <w:pPr>
              <w:spacing w:before="40" w:after="40"/>
              <w:rPr>
                <w:color w:val="000000"/>
                <w:sz w:val="22"/>
                <w:szCs w:val="22"/>
              </w:rPr>
            </w:pPr>
            <w:r w:rsidRPr="009474CC">
              <w:rPr>
                <w:color w:val="000000"/>
                <w:sz w:val="22"/>
                <w:szCs w:val="22"/>
              </w:rPr>
              <w:t>0.01</w:t>
            </w:r>
          </w:p>
        </w:tc>
        <w:tc>
          <w:tcPr>
            <w:tcW w:w="0" w:type="auto"/>
            <w:tcMar>
              <w:top w:w="0" w:type="dxa"/>
              <w:left w:w="108" w:type="dxa"/>
              <w:bottom w:w="0" w:type="dxa"/>
              <w:right w:w="108" w:type="dxa"/>
            </w:tcMar>
            <w:hideMark/>
          </w:tcPr>
          <w:p w14:paraId="5DF5965C" w14:textId="77777777" w:rsidR="004A380D" w:rsidRPr="009474CC" w:rsidRDefault="004A380D" w:rsidP="004A380D">
            <w:pPr>
              <w:spacing w:before="40" w:after="40"/>
              <w:rPr>
                <w:color w:val="000000"/>
                <w:sz w:val="22"/>
                <w:szCs w:val="22"/>
              </w:rPr>
            </w:pPr>
            <w:r w:rsidRPr="009474CC">
              <w:rPr>
                <w:color w:val="000000"/>
                <w:sz w:val="22"/>
                <w:szCs w:val="22"/>
              </w:rPr>
              <w:t>0.00</w:t>
            </w:r>
          </w:p>
        </w:tc>
      </w:tr>
      <w:tr w:rsidR="004A380D" w:rsidRPr="00AA793B" w14:paraId="46A7EF6E" w14:textId="77777777" w:rsidTr="009474CC">
        <w:trPr>
          <w:trHeight w:hRule="exact" w:val="274"/>
        </w:trPr>
        <w:tc>
          <w:tcPr>
            <w:tcW w:w="0" w:type="auto"/>
            <w:tcMar>
              <w:top w:w="0" w:type="dxa"/>
              <w:left w:w="108" w:type="dxa"/>
              <w:bottom w:w="0" w:type="dxa"/>
              <w:right w:w="108" w:type="dxa"/>
            </w:tcMar>
            <w:hideMark/>
          </w:tcPr>
          <w:p w14:paraId="6A5184D9" w14:textId="77777777" w:rsidR="004A380D" w:rsidRPr="009474CC" w:rsidRDefault="004A380D" w:rsidP="004A380D">
            <w:pPr>
              <w:spacing w:before="40" w:after="40"/>
              <w:rPr>
                <w:color w:val="000000"/>
                <w:sz w:val="22"/>
                <w:szCs w:val="22"/>
              </w:rPr>
            </w:pPr>
            <w:r w:rsidRPr="009474CC">
              <w:rPr>
                <w:color w:val="000000"/>
                <w:sz w:val="22"/>
                <w:szCs w:val="22"/>
              </w:rPr>
              <w:t>Asian</w:t>
            </w:r>
          </w:p>
        </w:tc>
        <w:tc>
          <w:tcPr>
            <w:tcW w:w="0" w:type="auto"/>
            <w:tcMar>
              <w:top w:w="0" w:type="dxa"/>
              <w:left w:w="108" w:type="dxa"/>
              <w:bottom w:w="0" w:type="dxa"/>
              <w:right w:w="108" w:type="dxa"/>
            </w:tcMar>
            <w:hideMark/>
          </w:tcPr>
          <w:p w14:paraId="54625C90" w14:textId="77777777" w:rsidR="004A380D" w:rsidRPr="009474CC" w:rsidRDefault="004A380D" w:rsidP="004A380D">
            <w:pPr>
              <w:spacing w:before="40" w:after="40"/>
              <w:rPr>
                <w:color w:val="000000"/>
                <w:sz w:val="22"/>
                <w:szCs w:val="22"/>
              </w:rPr>
            </w:pPr>
            <w:r w:rsidRPr="009474CC">
              <w:rPr>
                <w:color w:val="000000"/>
                <w:sz w:val="22"/>
                <w:szCs w:val="22"/>
              </w:rPr>
              <w:t>0.02</w:t>
            </w:r>
          </w:p>
        </w:tc>
        <w:tc>
          <w:tcPr>
            <w:tcW w:w="0" w:type="auto"/>
            <w:tcMar>
              <w:top w:w="0" w:type="dxa"/>
              <w:left w:w="108" w:type="dxa"/>
              <w:bottom w:w="0" w:type="dxa"/>
              <w:right w:w="108" w:type="dxa"/>
            </w:tcMar>
            <w:hideMark/>
          </w:tcPr>
          <w:p w14:paraId="5C85D115" w14:textId="77777777" w:rsidR="004A380D" w:rsidRPr="009474CC" w:rsidRDefault="004A380D" w:rsidP="004A380D">
            <w:pPr>
              <w:spacing w:before="40" w:after="40"/>
              <w:rPr>
                <w:color w:val="000000"/>
                <w:sz w:val="22"/>
                <w:szCs w:val="22"/>
              </w:rPr>
            </w:pPr>
            <w:r w:rsidRPr="009474CC">
              <w:rPr>
                <w:color w:val="000000"/>
                <w:sz w:val="22"/>
                <w:szCs w:val="22"/>
              </w:rPr>
              <w:t>0.03</w:t>
            </w:r>
          </w:p>
        </w:tc>
        <w:tc>
          <w:tcPr>
            <w:tcW w:w="0" w:type="auto"/>
            <w:tcMar>
              <w:top w:w="0" w:type="dxa"/>
              <w:left w:w="108" w:type="dxa"/>
              <w:bottom w:w="0" w:type="dxa"/>
              <w:right w:w="108" w:type="dxa"/>
            </w:tcMar>
            <w:hideMark/>
          </w:tcPr>
          <w:p w14:paraId="14B30B7E" w14:textId="77777777" w:rsidR="004A380D" w:rsidRPr="009474CC" w:rsidRDefault="004A380D" w:rsidP="004A380D">
            <w:pPr>
              <w:spacing w:before="40" w:after="40"/>
              <w:rPr>
                <w:color w:val="000000"/>
                <w:sz w:val="22"/>
                <w:szCs w:val="22"/>
              </w:rPr>
            </w:pPr>
            <w:r w:rsidRPr="009474CC">
              <w:rPr>
                <w:color w:val="000000"/>
                <w:sz w:val="22"/>
                <w:szCs w:val="22"/>
              </w:rPr>
              <w:t>0.03</w:t>
            </w:r>
          </w:p>
        </w:tc>
        <w:tc>
          <w:tcPr>
            <w:tcW w:w="0" w:type="auto"/>
            <w:tcMar>
              <w:top w:w="0" w:type="dxa"/>
              <w:left w:w="108" w:type="dxa"/>
              <w:bottom w:w="0" w:type="dxa"/>
              <w:right w:w="108" w:type="dxa"/>
            </w:tcMar>
            <w:hideMark/>
          </w:tcPr>
          <w:p w14:paraId="33CC93BA" w14:textId="77777777" w:rsidR="004A380D" w:rsidRPr="009474CC" w:rsidRDefault="004A380D" w:rsidP="004A380D">
            <w:pPr>
              <w:spacing w:before="40" w:after="40"/>
              <w:rPr>
                <w:color w:val="000000"/>
                <w:sz w:val="22"/>
                <w:szCs w:val="22"/>
              </w:rPr>
            </w:pPr>
            <w:r w:rsidRPr="009474CC">
              <w:rPr>
                <w:color w:val="000000"/>
                <w:sz w:val="22"/>
                <w:szCs w:val="22"/>
              </w:rPr>
              <w:t>0.04</w:t>
            </w:r>
          </w:p>
        </w:tc>
        <w:tc>
          <w:tcPr>
            <w:tcW w:w="0" w:type="auto"/>
            <w:tcMar>
              <w:top w:w="0" w:type="dxa"/>
              <w:left w:w="108" w:type="dxa"/>
              <w:bottom w:w="0" w:type="dxa"/>
              <w:right w:w="108" w:type="dxa"/>
            </w:tcMar>
            <w:hideMark/>
          </w:tcPr>
          <w:p w14:paraId="4A4C0DD4" w14:textId="77777777" w:rsidR="004A380D" w:rsidRPr="009474CC" w:rsidRDefault="004A380D" w:rsidP="004A380D">
            <w:pPr>
              <w:spacing w:before="40" w:after="40"/>
              <w:rPr>
                <w:color w:val="000000"/>
                <w:sz w:val="22"/>
                <w:szCs w:val="22"/>
              </w:rPr>
            </w:pPr>
            <w:r w:rsidRPr="009474CC">
              <w:rPr>
                <w:color w:val="000000"/>
                <w:sz w:val="22"/>
                <w:szCs w:val="22"/>
              </w:rPr>
              <w:t>0.05</w:t>
            </w:r>
          </w:p>
        </w:tc>
        <w:tc>
          <w:tcPr>
            <w:tcW w:w="0" w:type="auto"/>
            <w:tcMar>
              <w:top w:w="0" w:type="dxa"/>
              <w:left w:w="108" w:type="dxa"/>
              <w:bottom w:w="0" w:type="dxa"/>
              <w:right w:w="108" w:type="dxa"/>
            </w:tcMar>
            <w:hideMark/>
          </w:tcPr>
          <w:p w14:paraId="62BB4DE3" w14:textId="77777777" w:rsidR="004A380D" w:rsidRPr="009474CC" w:rsidRDefault="004A380D" w:rsidP="004A380D">
            <w:pPr>
              <w:spacing w:before="40" w:after="40"/>
              <w:rPr>
                <w:color w:val="000000"/>
                <w:sz w:val="22"/>
                <w:szCs w:val="22"/>
              </w:rPr>
            </w:pPr>
            <w:r w:rsidRPr="009474CC">
              <w:rPr>
                <w:color w:val="000000"/>
                <w:sz w:val="22"/>
                <w:szCs w:val="22"/>
              </w:rPr>
              <w:t>0.03</w:t>
            </w:r>
          </w:p>
        </w:tc>
      </w:tr>
      <w:tr w:rsidR="004A380D" w:rsidRPr="00AA793B" w14:paraId="6C3A0761" w14:textId="77777777" w:rsidTr="009474CC">
        <w:trPr>
          <w:trHeight w:hRule="exact" w:val="274"/>
        </w:trPr>
        <w:tc>
          <w:tcPr>
            <w:tcW w:w="0" w:type="auto"/>
            <w:tcMar>
              <w:top w:w="0" w:type="dxa"/>
              <w:left w:w="108" w:type="dxa"/>
              <w:bottom w:w="0" w:type="dxa"/>
              <w:right w:w="108" w:type="dxa"/>
            </w:tcMar>
            <w:hideMark/>
          </w:tcPr>
          <w:p w14:paraId="3399335E" w14:textId="77777777" w:rsidR="004A380D" w:rsidRPr="009474CC" w:rsidRDefault="004A380D" w:rsidP="004A380D">
            <w:pPr>
              <w:spacing w:before="40" w:after="40"/>
              <w:rPr>
                <w:color w:val="000000"/>
                <w:sz w:val="22"/>
                <w:szCs w:val="22"/>
              </w:rPr>
            </w:pPr>
            <w:r w:rsidRPr="009474CC">
              <w:rPr>
                <w:color w:val="000000"/>
                <w:sz w:val="22"/>
                <w:szCs w:val="22"/>
              </w:rPr>
              <w:t>Hispanic</w:t>
            </w:r>
          </w:p>
        </w:tc>
        <w:tc>
          <w:tcPr>
            <w:tcW w:w="0" w:type="auto"/>
            <w:tcMar>
              <w:top w:w="0" w:type="dxa"/>
              <w:left w:w="108" w:type="dxa"/>
              <w:bottom w:w="0" w:type="dxa"/>
              <w:right w:w="108" w:type="dxa"/>
            </w:tcMar>
            <w:hideMark/>
          </w:tcPr>
          <w:p w14:paraId="17545FEA" w14:textId="77777777" w:rsidR="004A380D" w:rsidRPr="009474CC" w:rsidRDefault="004A380D" w:rsidP="004A380D">
            <w:pPr>
              <w:spacing w:before="40" w:after="40"/>
              <w:rPr>
                <w:color w:val="000000"/>
                <w:sz w:val="22"/>
                <w:szCs w:val="22"/>
              </w:rPr>
            </w:pPr>
            <w:r w:rsidRPr="009474CC">
              <w:rPr>
                <w:color w:val="000000"/>
                <w:sz w:val="22"/>
                <w:szCs w:val="22"/>
              </w:rPr>
              <w:t>0.06</w:t>
            </w:r>
          </w:p>
        </w:tc>
        <w:tc>
          <w:tcPr>
            <w:tcW w:w="0" w:type="auto"/>
            <w:tcMar>
              <w:top w:w="0" w:type="dxa"/>
              <w:left w:w="108" w:type="dxa"/>
              <w:bottom w:w="0" w:type="dxa"/>
              <w:right w:w="108" w:type="dxa"/>
            </w:tcMar>
            <w:hideMark/>
          </w:tcPr>
          <w:p w14:paraId="1AF0416B" w14:textId="77777777" w:rsidR="004A380D" w:rsidRPr="009474CC" w:rsidRDefault="004A380D" w:rsidP="004A380D">
            <w:pPr>
              <w:spacing w:before="40" w:after="40"/>
              <w:rPr>
                <w:color w:val="000000"/>
                <w:sz w:val="22"/>
                <w:szCs w:val="22"/>
              </w:rPr>
            </w:pPr>
            <w:r w:rsidRPr="009474CC">
              <w:rPr>
                <w:color w:val="000000"/>
                <w:sz w:val="22"/>
                <w:szCs w:val="22"/>
              </w:rPr>
              <w:t>0.09</w:t>
            </w:r>
          </w:p>
        </w:tc>
        <w:tc>
          <w:tcPr>
            <w:tcW w:w="0" w:type="auto"/>
            <w:tcMar>
              <w:top w:w="0" w:type="dxa"/>
              <w:left w:w="108" w:type="dxa"/>
              <w:bottom w:w="0" w:type="dxa"/>
              <w:right w:w="108" w:type="dxa"/>
            </w:tcMar>
            <w:hideMark/>
          </w:tcPr>
          <w:p w14:paraId="0E0A5C33" w14:textId="77777777" w:rsidR="004A380D" w:rsidRPr="009474CC" w:rsidRDefault="004A380D" w:rsidP="004A380D">
            <w:pPr>
              <w:spacing w:before="40" w:after="40"/>
              <w:rPr>
                <w:color w:val="000000"/>
                <w:sz w:val="22"/>
                <w:szCs w:val="22"/>
              </w:rPr>
            </w:pPr>
            <w:r w:rsidRPr="009474CC">
              <w:rPr>
                <w:color w:val="000000"/>
                <w:sz w:val="22"/>
                <w:szCs w:val="22"/>
              </w:rPr>
              <w:t>0.12</w:t>
            </w:r>
          </w:p>
        </w:tc>
        <w:tc>
          <w:tcPr>
            <w:tcW w:w="0" w:type="auto"/>
            <w:tcMar>
              <w:top w:w="0" w:type="dxa"/>
              <w:left w:w="108" w:type="dxa"/>
              <w:bottom w:w="0" w:type="dxa"/>
              <w:right w:w="108" w:type="dxa"/>
            </w:tcMar>
            <w:hideMark/>
          </w:tcPr>
          <w:p w14:paraId="3E7FB817" w14:textId="77777777" w:rsidR="004A380D" w:rsidRPr="009474CC" w:rsidRDefault="004A380D" w:rsidP="004A380D">
            <w:pPr>
              <w:spacing w:before="40" w:after="40"/>
              <w:rPr>
                <w:color w:val="000000"/>
                <w:sz w:val="22"/>
                <w:szCs w:val="22"/>
              </w:rPr>
            </w:pPr>
            <w:r w:rsidRPr="009474CC">
              <w:rPr>
                <w:color w:val="000000"/>
                <w:sz w:val="22"/>
                <w:szCs w:val="22"/>
              </w:rPr>
              <w:t>0.18</w:t>
            </w:r>
          </w:p>
        </w:tc>
        <w:tc>
          <w:tcPr>
            <w:tcW w:w="0" w:type="auto"/>
            <w:tcMar>
              <w:top w:w="0" w:type="dxa"/>
              <w:left w:w="108" w:type="dxa"/>
              <w:bottom w:w="0" w:type="dxa"/>
              <w:right w:w="108" w:type="dxa"/>
            </w:tcMar>
            <w:hideMark/>
          </w:tcPr>
          <w:p w14:paraId="44C62099" w14:textId="77777777" w:rsidR="004A380D" w:rsidRPr="009474CC" w:rsidRDefault="004A380D" w:rsidP="004A380D">
            <w:pPr>
              <w:spacing w:before="40" w:after="40"/>
              <w:rPr>
                <w:color w:val="000000"/>
                <w:sz w:val="22"/>
                <w:szCs w:val="22"/>
              </w:rPr>
            </w:pPr>
            <w:r w:rsidRPr="009474CC">
              <w:rPr>
                <w:color w:val="000000"/>
                <w:sz w:val="22"/>
                <w:szCs w:val="22"/>
              </w:rPr>
              <w:t>0.21</w:t>
            </w:r>
          </w:p>
        </w:tc>
        <w:tc>
          <w:tcPr>
            <w:tcW w:w="0" w:type="auto"/>
            <w:tcMar>
              <w:top w:w="0" w:type="dxa"/>
              <w:left w:w="108" w:type="dxa"/>
              <w:bottom w:w="0" w:type="dxa"/>
              <w:right w:w="108" w:type="dxa"/>
            </w:tcMar>
            <w:hideMark/>
          </w:tcPr>
          <w:p w14:paraId="7FDD6A0A" w14:textId="77777777" w:rsidR="004A380D" w:rsidRPr="009474CC" w:rsidRDefault="004A380D" w:rsidP="004A380D">
            <w:pPr>
              <w:spacing w:before="40" w:after="40"/>
              <w:rPr>
                <w:color w:val="000000"/>
                <w:sz w:val="22"/>
                <w:szCs w:val="22"/>
              </w:rPr>
            </w:pPr>
            <w:r w:rsidRPr="009474CC">
              <w:rPr>
                <w:color w:val="000000"/>
                <w:sz w:val="22"/>
                <w:szCs w:val="22"/>
              </w:rPr>
              <w:t>0.11</w:t>
            </w:r>
          </w:p>
        </w:tc>
      </w:tr>
      <w:tr w:rsidR="004A380D" w:rsidRPr="00AA793B" w14:paraId="4E775620" w14:textId="77777777" w:rsidTr="009474CC">
        <w:trPr>
          <w:trHeight w:hRule="exact" w:val="274"/>
        </w:trPr>
        <w:tc>
          <w:tcPr>
            <w:tcW w:w="0" w:type="auto"/>
            <w:tcMar>
              <w:top w:w="0" w:type="dxa"/>
              <w:left w:w="108" w:type="dxa"/>
              <w:bottom w:w="0" w:type="dxa"/>
              <w:right w:w="108" w:type="dxa"/>
            </w:tcMar>
            <w:hideMark/>
          </w:tcPr>
          <w:p w14:paraId="0939F6EC" w14:textId="77777777" w:rsidR="004A380D" w:rsidRPr="009474CC" w:rsidRDefault="004A380D" w:rsidP="004A380D">
            <w:pPr>
              <w:spacing w:before="40" w:after="40"/>
              <w:rPr>
                <w:color w:val="000000"/>
                <w:sz w:val="22"/>
                <w:szCs w:val="22"/>
              </w:rPr>
            </w:pPr>
            <w:r w:rsidRPr="009474CC">
              <w:rPr>
                <w:color w:val="000000"/>
                <w:sz w:val="22"/>
                <w:szCs w:val="22"/>
              </w:rPr>
              <w:t>Other</w:t>
            </w:r>
          </w:p>
        </w:tc>
        <w:tc>
          <w:tcPr>
            <w:tcW w:w="0" w:type="auto"/>
            <w:tcMar>
              <w:top w:w="0" w:type="dxa"/>
              <w:left w:w="108" w:type="dxa"/>
              <w:bottom w:w="0" w:type="dxa"/>
              <w:right w:w="108" w:type="dxa"/>
            </w:tcMar>
            <w:hideMark/>
          </w:tcPr>
          <w:p w14:paraId="0FC277C1" w14:textId="77777777" w:rsidR="004A380D" w:rsidRPr="009474CC" w:rsidRDefault="004A380D" w:rsidP="004A380D">
            <w:pPr>
              <w:spacing w:before="40" w:after="40"/>
              <w:rPr>
                <w:color w:val="000000"/>
                <w:sz w:val="22"/>
                <w:szCs w:val="22"/>
              </w:rPr>
            </w:pPr>
            <w:r w:rsidRPr="009474CC">
              <w:rPr>
                <w:color w:val="000000"/>
                <w:sz w:val="22"/>
                <w:szCs w:val="22"/>
              </w:rPr>
              <w:t>0.00</w:t>
            </w:r>
          </w:p>
        </w:tc>
        <w:tc>
          <w:tcPr>
            <w:tcW w:w="0" w:type="auto"/>
            <w:tcMar>
              <w:top w:w="0" w:type="dxa"/>
              <w:left w:w="108" w:type="dxa"/>
              <w:bottom w:w="0" w:type="dxa"/>
              <w:right w:w="108" w:type="dxa"/>
            </w:tcMar>
            <w:hideMark/>
          </w:tcPr>
          <w:p w14:paraId="3278ED8C" w14:textId="77777777" w:rsidR="004A380D" w:rsidRPr="009474CC" w:rsidRDefault="004A380D" w:rsidP="004A380D">
            <w:pPr>
              <w:spacing w:before="40" w:after="40"/>
              <w:rPr>
                <w:color w:val="000000"/>
                <w:sz w:val="22"/>
                <w:szCs w:val="22"/>
              </w:rPr>
            </w:pPr>
            <w:r w:rsidRPr="009474CC">
              <w:rPr>
                <w:color w:val="000000"/>
                <w:sz w:val="22"/>
                <w:szCs w:val="22"/>
              </w:rPr>
              <w:t>0.00</w:t>
            </w:r>
          </w:p>
        </w:tc>
        <w:tc>
          <w:tcPr>
            <w:tcW w:w="0" w:type="auto"/>
            <w:tcMar>
              <w:top w:w="0" w:type="dxa"/>
              <w:left w:w="108" w:type="dxa"/>
              <w:bottom w:w="0" w:type="dxa"/>
              <w:right w:w="108" w:type="dxa"/>
            </w:tcMar>
            <w:hideMark/>
          </w:tcPr>
          <w:p w14:paraId="643DE3CE" w14:textId="77777777" w:rsidR="004A380D" w:rsidRPr="009474CC" w:rsidRDefault="004A380D" w:rsidP="004A380D">
            <w:pPr>
              <w:spacing w:before="40" w:after="40"/>
              <w:rPr>
                <w:color w:val="000000"/>
                <w:sz w:val="22"/>
                <w:szCs w:val="22"/>
              </w:rPr>
            </w:pPr>
            <w:r w:rsidRPr="009474CC">
              <w:rPr>
                <w:color w:val="000000"/>
                <w:sz w:val="22"/>
                <w:szCs w:val="22"/>
              </w:rPr>
              <w:t>0.02</w:t>
            </w:r>
          </w:p>
        </w:tc>
        <w:tc>
          <w:tcPr>
            <w:tcW w:w="0" w:type="auto"/>
            <w:tcMar>
              <w:top w:w="0" w:type="dxa"/>
              <w:left w:w="108" w:type="dxa"/>
              <w:bottom w:w="0" w:type="dxa"/>
              <w:right w:w="108" w:type="dxa"/>
            </w:tcMar>
            <w:hideMark/>
          </w:tcPr>
          <w:p w14:paraId="35594EC5" w14:textId="77777777" w:rsidR="004A380D" w:rsidRPr="009474CC" w:rsidRDefault="004A380D" w:rsidP="004A380D">
            <w:pPr>
              <w:spacing w:before="40" w:after="40"/>
              <w:rPr>
                <w:color w:val="000000"/>
                <w:sz w:val="22"/>
                <w:szCs w:val="22"/>
              </w:rPr>
            </w:pPr>
            <w:r w:rsidRPr="009474CC">
              <w:rPr>
                <w:color w:val="000000"/>
                <w:sz w:val="22"/>
                <w:szCs w:val="22"/>
              </w:rPr>
              <w:t>0.02</w:t>
            </w:r>
          </w:p>
        </w:tc>
        <w:tc>
          <w:tcPr>
            <w:tcW w:w="0" w:type="auto"/>
            <w:tcMar>
              <w:top w:w="0" w:type="dxa"/>
              <w:left w:w="108" w:type="dxa"/>
              <w:bottom w:w="0" w:type="dxa"/>
              <w:right w:w="108" w:type="dxa"/>
            </w:tcMar>
            <w:hideMark/>
          </w:tcPr>
          <w:p w14:paraId="3E2FBBDA" w14:textId="77777777" w:rsidR="004A380D" w:rsidRPr="009474CC" w:rsidRDefault="004A380D" w:rsidP="004A380D">
            <w:pPr>
              <w:spacing w:before="40" w:after="40"/>
              <w:rPr>
                <w:color w:val="000000"/>
                <w:sz w:val="22"/>
                <w:szCs w:val="22"/>
              </w:rPr>
            </w:pPr>
            <w:r w:rsidRPr="009474CC">
              <w:rPr>
                <w:color w:val="000000"/>
                <w:sz w:val="22"/>
                <w:szCs w:val="22"/>
              </w:rPr>
              <w:t>0.02</w:t>
            </w:r>
          </w:p>
        </w:tc>
        <w:tc>
          <w:tcPr>
            <w:tcW w:w="0" w:type="auto"/>
            <w:tcMar>
              <w:top w:w="0" w:type="dxa"/>
              <w:left w:w="108" w:type="dxa"/>
              <w:bottom w:w="0" w:type="dxa"/>
              <w:right w:w="108" w:type="dxa"/>
            </w:tcMar>
            <w:hideMark/>
          </w:tcPr>
          <w:p w14:paraId="48465D55" w14:textId="77777777" w:rsidR="004A380D" w:rsidRPr="009474CC" w:rsidRDefault="004A380D" w:rsidP="004A380D">
            <w:pPr>
              <w:spacing w:before="40" w:after="40"/>
              <w:rPr>
                <w:color w:val="000000"/>
                <w:sz w:val="22"/>
                <w:szCs w:val="22"/>
              </w:rPr>
            </w:pPr>
            <w:r w:rsidRPr="009474CC">
              <w:rPr>
                <w:color w:val="000000"/>
                <w:sz w:val="22"/>
                <w:szCs w:val="22"/>
              </w:rPr>
              <w:t>0.02</w:t>
            </w:r>
          </w:p>
        </w:tc>
      </w:tr>
      <w:tr w:rsidR="004A380D" w:rsidRPr="00AA793B" w14:paraId="51F90B1D" w14:textId="77777777" w:rsidTr="009474CC">
        <w:trPr>
          <w:trHeight w:hRule="exact" w:val="274"/>
        </w:trPr>
        <w:tc>
          <w:tcPr>
            <w:tcW w:w="0" w:type="auto"/>
            <w:tcMar>
              <w:top w:w="0" w:type="dxa"/>
              <w:left w:w="108" w:type="dxa"/>
              <w:bottom w:w="0" w:type="dxa"/>
              <w:right w:w="108" w:type="dxa"/>
            </w:tcMar>
            <w:hideMark/>
          </w:tcPr>
          <w:p w14:paraId="532FF812" w14:textId="77777777" w:rsidR="004A380D" w:rsidRPr="009474CC" w:rsidRDefault="004A380D" w:rsidP="004A380D">
            <w:pPr>
              <w:spacing w:before="40" w:after="40"/>
              <w:rPr>
                <w:color w:val="000000"/>
                <w:sz w:val="22"/>
                <w:szCs w:val="22"/>
              </w:rPr>
            </w:pPr>
            <w:r w:rsidRPr="009474CC">
              <w:rPr>
                <w:color w:val="000000"/>
                <w:sz w:val="22"/>
                <w:szCs w:val="22"/>
              </w:rPr>
              <w:t>Agriculture, Forestry, and Fisheries</w:t>
            </w:r>
          </w:p>
        </w:tc>
        <w:tc>
          <w:tcPr>
            <w:tcW w:w="0" w:type="auto"/>
            <w:tcMar>
              <w:top w:w="0" w:type="dxa"/>
              <w:left w:w="108" w:type="dxa"/>
              <w:bottom w:w="0" w:type="dxa"/>
              <w:right w:w="108" w:type="dxa"/>
            </w:tcMar>
            <w:hideMark/>
          </w:tcPr>
          <w:p w14:paraId="724C9A56" w14:textId="77777777" w:rsidR="004A380D" w:rsidRPr="009474CC" w:rsidRDefault="004A380D" w:rsidP="004A380D">
            <w:pPr>
              <w:spacing w:before="40" w:after="40"/>
              <w:rPr>
                <w:color w:val="000000"/>
                <w:sz w:val="22"/>
                <w:szCs w:val="22"/>
              </w:rPr>
            </w:pPr>
            <w:r w:rsidRPr="009474CC">
              <w:rPr>
                <w:color w:val="000000"/>
                <w:sz w:val="22"/>
                <w:szCs w:val="22"/>
              </w:rPr>
              <w:t>0.02</w:t>
            </w:r>
          </w:p>
        </w:tc>
        <w:tc>
          <w:tcPr>
            <w:tcW w:w="0" w:type="auto"/>
            <w:tcMar>
              <w:top w:w="0" w:type="dxa"/>
              <w:left w:w="108" w:type="dxa"/>
              <w:bottom w:w="0" w:type="dxa"/>
              <w:right w:w="108" w:type="dxa"/>
            </w:tcMar>
            <w:hideMark/>
          </w:tcPr>
          <w:p w14:paraId="7FC9C03C" w14:textId="77777777" w:rsidR="004A380D" w:rsidRPr="009474CC" w:rsidRDefault="004A380D" w:rsidP="004A380D">
            <w:pPr>
              <w:spacing w:before="40" w:after="40"/>
              <w:rPr>
                <w:color w:val="000000"/>
                <w:sz w:val="22"/>
                <w:szCs w:val="22"/>
              </w:rPr>
            </w:pPr>
            <w:r w:rsidRPr="009474CC">
              <w:rPr>
                <w:color w:val="000000"/>
                <w:sz w:val="22"/>
                <w:szCs w:val="22"/>
              </w:rPr>
              <w:t>0.02</w:t>
            </w:r>
          </w:p>
        </w:tc>
        <w:tc>
          <w:tcPr>
            <w:tcW w:w="0" w:type="auto"/>
            <w:tcMar>
              <w:top w:w="0" w:type="dxa"/>
              <w:left w:w="108" w:type="dxa"/>
              <w:bottom w:w="0" w:type="dxa"/>
              <w:right w:w="108" w:type="dxa"/>
            </w:tcMar>
            <w:hideMark/>
          </w:tcPr>
          <w:p w14:paraId="79E0CCAF" w14:textId="77777777" w:rsidR="004A380D" w:rsidRPr="009474CC" w:rsidRDefault="004A380D" w:rsidP="004A380D">
            <w:pPr>
              <w:spacing w:before="40" w:after="40"/>
              <w:rPr>
                <w:color w:val="000000"/>
                <w:sz w:val="22"/>
                <w:szCs w:val="22"/>
              </w:rPr>
            </w:pPr>
            <w:r w:rsidRPr="009474CC">
              <w:rPr>
                <w:color w:val="000000"/>
                <w:sz w:val="22"/>
                <w:szCs w:val="22"/>
              </w:rPr>
              <w:t>0.02</w:t>
            </w:r>
          </w:p>
        </w:tc>
        <w:tc>
          <w:tcPr>
            <w:tcW w:w="0" w:type="auto"/>
            <w:tcMar>
              <w:top w:w="0" w:type="dxa"/>
              <w:left w:w="108" w:type="dxa"/>
              <w:bottom w:w="0" w:type="dxa"/>
              <w:right w:w="108" w:type="dxa"/>
            </w:tcMar>
            <w:hideMark/>
          </w:tcPr>
          <w:p w14:paraId="40193E66" w14:textId="77777777" w:rsidR="004A380D" w:rsidRPr="009474CC" w:rsidRDefault="004A380D" w:rsidP="004A380D">
            <w:pPr>
              <w:spacing w:before="40" w:after="40"/>
              <w:rPr>
                <w:color w:val="000000"/>
                <w:sz w:val="22"/>
                <w:szCs w:val="22"/>
              </w:rPr>
            </w:pPr>
            <w:r w:rsidRPr="009474CC">
              <w:rPr>
                <w:color w:val="000000"/>
                <w:sz w:val="22"/>
                <w:szCs w:val="22"/>
              </w:rPr>
              <w:t>0.02</w:t>
            </w:r>
          </w:p>
        </w:tc>
        <w:tc>
          <w:tcPr>
            <w:tcW w:w="0" w:type="auto"/>
            <w:tcMar>
              <w:top w:w="0" w:type="dxa"/>
              <w:left w:w="108" w:type="dxa"/>
              <w:bottom w:w="0" w:type="dxa"/>
              <w:right w:w="108" w:type="dxa"/>
            </w:tcMar>
            <w:hideMark/>
          </w:tcPr>
          <w:p w14:paraId="237BAD64" w14:textId="77777777" w:rsidR="004A380D" w:rsidRPr="009474CC" w:rsidRDefault="004A380D" w:rsidP="004A380D">
            <w:pPr>
              <w:spacing w:before="40" w:after="40"/>
              <w:rPr>
                <w:color w:val="000000"/>
                <w:sz w:val="22"/>
                <w:szCs w:val="22"/>
              </w:rPr>
            </w:pPr>
            <w:r w:rsidRPr="009474CC">
              <w:rPr>
                <w:color w:val="000000"/>
                <w:sz w:val="22"/>
                <w:szCs w:val="22"/>
              </w:rPr>
              <w:t>0.02</w:t>
            </w:r>
          </w:p>
        </w:tc>
        <w:tc>
          <w:tcPr>
            <w:tcW w:w="0" w:type="auto"/>
            <w:tcMar>
              <w:top w:w="0" w:type="dxa"/>
              <w:left w:w="108" w:type="dxa"/>
              <w:bottom w:w="0" w:type="dxa"/>
              <w:right w:w="108" w:type="dxa"/>
            </w:tcMar>
            <w:hideMark/>
          </w:tcPr>
          <w:p w14:paraId="5AB7A31A" w14:textId="77777777" w:rsidR="004A380D" w:rsidRPr="009474CC" w:rsidRDefault="004A380D" w:rsidP="004A380D">
            <w:pPr>
              <w:spacing w:before="40" w:after="40"/>
              <w:rPr>
                <w:color w:val="000000"/>
                <w:sz w:val="22"/>
                <w:szCs w:val="22"/>
              </w:rPr>
            </w:pPr>
            <w:r w:rsidRPr="009474CC">
              <w:rPr>
                <w:color w:val="000000"/>
                <w:sz w:val="22"/>
                <w:szCs w:val="22"/>
              </w:rPr>
              <w:t>0.00</w:t>
            </w:r>
          </w:p>
        </w:tc>
      </w:tr>
      <w:tr w:rsidR="004A380D" w:rsidRPr="00AA793B" w14:paraId="073BCB13" w14:textId="77777777" w:rsidTr="009474CC">
        <w:trPr>
          <w:trHeight w:hRule="exact" w:val="274"/>
        </w:trPr>
        <w:tc>
          <w:tcPr>
            <w:tcW w:w="0" w:type="auto"/>
            <w:tcMar>
              <w:top w:w="0" w:type="dxa"/>
              <w:left w:w="108" w:type="dxa"/>
              <w:bottom w:w="0" w:type="dxa"/>
              <w:right w:w="108" w:type="dxa"/>
            </w:tcMar>
            <w:hideMark/>
          </w:tcPr>
          <w:p w14:paraId="5A2C3C3D" w14:textId="77777777" w:rsidR="004A380D" w:rsidRPr="009474CC" w:rsidRDefault="004A380D" w:rsidP="004A380D">
            <w:pPr>
              <w:spacing w:before="40" w:after="40"/>
              <w:rPr>
                <w:color w:val="000000"/>
                <w:sz w:val="22"/>
                <w:szCs w:val="22"/>
              </w:rPr>
            </w:pPr>
            <w:r w:rsidRPr="009474CC">
              <w:rPr>
                <w:color w:val="000000"/>
                <w:sz w:val="22"/>
                <w:szCs w:val="22"/>
              </w:rPr>
              <w:t>Mining</w:t>
            </w:r>
          </w:p>
        </w:tc>
        <w:tc>
          <w:tcPr>
            <w:tcW w:w="0" w:type="auto"/>
            <w:tcMar>
              <w:top w:w="0" w:type="dxa"/>
              <w:left w:w="108" w:type="dxa"/>
              <w:bottom w:w="0" w:type="dxa"/>
              <w:right w:w="108" w:type="dxa"/>
            </w:tcMar>
            <w:hideMark/>
          </w:tcPr>
          <w:p w14:paraId="6E0FCECB" w14:textId="77777777" w:rsidR="004A380D" w:rsidRPr="009474CC" w:rsidRDefault="004A380D" w:rsidP="004A380D">
            <w:pPr>
              <w:spacing w:before="40" w:after="40"/>
              <w:rPr>
                <w:color w:val="000000"/>
                <w:sz w:val="22"/>
                <w:szCs w:val="22"/>
              </w:rPr>
            </w:pPr>
            <w:r w:rsidRPr="009474CC">
              <w:rPr>
                <w:color w:val="000000"/>
                <w:sz w:val="22"/>
                <w:szCs w:val="22"/>
              </w:rPr>
              <w:t>0.01</w:t>
            </w:r>
          </w:p>
        </w:tc>
        <w:tc>
          <w:tcPr>
            <w:tcW w:w="0" w:type="auto"/>
            <w:tcMar>
              <w:top w:w="0" w:type="dxa"/>
              <w:left w:w="108" w:type="dxa"/>
              <w:bottom w:w="0" w:type="dxa"/>
              <w:right w:w="108" w:type="dxa"/>
            </w:tcMar>
            <w:hideMark/>
          </w:tcPr>
          <w:p w14:paraId="6F7D2B64" w14:textId="77777777" w:rsidR="004A380D" w:rsidRPr="009474CC" w:rsidRDefault="004A380D" w:rsidP="004A380D">
            <w:pPr>
              <w:spacing w:before="40" w:after="40"/>
              <w:rPr>
                <w:color w:val="000000"/>
                <w:sz w:val="22"/>
                <w:szCs w:val="22"/>
              </w:rPr>
            </w:pPr>
            <w:r w:rsidRPr="009474CC">
              <w:rPr>
                <w:color w:val="000000"/>
                <w:sz w:val="22"/>
                <w:szCs w:val="22"/>
              </w:rPr>
              <w:t>0.01</w:t>
            </w:r>
          </w:p>
        </w:tc>
        <w:tc>
          <w:tcPr>
            <w:tcW w:w="0" w:type="auto"/>
            <w:tcMar>
              <w:top w:w="0" w:type="dxa"/>
              <w:left w:w="108" w:type="dxa"/>
              <w:bottom w:w="0" w:type="dxa"/>
              <w:right w:w="108" w:type="dxa"/>
            </w:tcMar>
            <w:hideMark/>
          </w:tcPr>
          <w:p w14:paraId="2FF6A007" w14:textId="77777777" w:rsidR="004A380D" w:rsidRPr="009474CC" w:rsidRDefault="004A380D" w:rsidP="004A380D">
            <w:pPr>
              <w:spacing w:before="40" w:after="40"/>
              <w:rPr>
                <w:color w:val="000000"/>
                <w:sz w:val="22"/>
                <w:szCs w:val="22"/>
              </w:rPr>
            </w:pPr>
            <w:r w:rsidRPr="009474CC">
              <w:rPr>
                <w:color w:val="000000"/>
                <w:sz w:val="22"/>
                <w:szCs w:val="22"/>
              </w:rPr>
              <w:t>0.00</w:t>
            </w:r>
          </w:p>
        </w:tc>
        <w:tc>
          <w:tcPr>
            <w:tcW w:w="0" w:type="auto"/>
            <w:tcMar>
              <w:top w:w="0" w:type="dxa"/>
              <w:left w:w="108" w:type="dxa"/>
              <w:bottom w:w="0" w:type="dxa"/>
              <w:right w:w="108" w:type="dxa"/>
            </w:tcMar>
            <w:hideMark/>
          </w:tcPr>
          <w:p w14:paraId="2365FA65" w14:textId="77777777" w:rsidR="004A380D" w:rsidRPr="009474CC" w:rsidRDefault="004A380D" w:rsidP="004A380D">
            <w:pPr>
              <w:spacing w:before="40" w:after="40"/>
              <w:rPr>
                <w:color w:val="000000"/>
                <w:sz w:val="22"/>
                <w:szCs w:val="22"/>
              </w:rPr>
            </w:pPr>
            <w:r w:rsidRPr="009474CC">
              <w:rPr>
                <w:color w:val="000000"/>
                <w:sz w:val="22"/>
                <w:szCs w:val="22"/>
              </w:rPr>
              <w:t>0.01</w:t>
            </w:r>
          </w:p>
        </w:tc>
        <w:tc>
          <w:tcPr>
            <w:tcW w:w="0" w:type="auto"/>
            <w:tcMar>
              <w:top w:w="0" w:type="dxa"/>
              <w:left w:w="108" w:type="dxa"/>
              <w:bottom w:w="0" w:type="dxa"/>
              <w:right w:w="108" w:type="dxa"/>
            </w:tcMar>
            <w:hideMark/>
          </w:tcPr>
          <w:p w14:paraId="1A43C3F8" w14:textId="77777777" w:rsidR="004A380D" w:rsidRPr="009474CC" w:rsidRDefault="004A380D" w:rsidP="004A380D">
            <w:pPr>
              <w:spacing w:before="40" w:after="40"/>
              <w:rPr>
                <w:color w:val="000000"/>
                <w:sz w:val="22"/>
                <w:szCs w:val="22"/>
              </w:rPr>
            </w:pPr>
            <w:r w:rsidRPr="009474CC">
              <w:rPr>
                <w:color w:val="000000"/>
                <w:sz w:val="22"/>
                <w:szCs w:val="22"/>
              </w:rPr>
              <w:t>0.01</w:t>
            </w:r>
          </w:p>
        </w:tc>
        <w:tc>
          <w:tcPr>
            <w:tcW w:w="0" w:type="auto"/>
            <w:tcMar>
              <w:top w:w="0" w:type="dxa"/>
              <w:left w:w="108" w:type="dxa"/>
              <w:bottom w:w="0" w:type="dxa"/>
              <w:right w:w="108" w:type="dxa"/>
            </w:tcMar>
            <w:hideMark/>
          </w:tcPr>
          <w:p w14:paraId="34C1BB50" w14:textId="77777777" w:rsidR="004A380D" w:rsidRPr="009474CC" w:rsidRDefault="004A380D" w:rsidP="004A380D">
            <w:pPr>
              <w:spacing w:before="40" w:after="40"/>
              <w:rPr>
                <w:color w:val="000000"/>
                <w:sz w:val="22"/>
                <w:szCs w:val="22"/>
              </w:rPr>
            </w:pPr>
            <w:r w:rsidRPr="009474CC">
              <w:rPr>
                <w:color w:val="000000"/>
                <w:sz w:val="22"/>
                <w:szCs w:val="22"/>
              </w:rPr>
              <w:t>-0.00</w:t>
            </w:r>
          </w:p>
        </w:tc>
      </w:tr>
      <w:tr w:rsidR="004A380D" w:rsidRPr="00AA793B" w14:paraId="7F670F2F" w14:textId="77777777" w:rsidTr="009474CC">
        <w:trPr>
          <w:trHeight w:hRule="exact" w:val="274"/>
        </w:trPr>
        <w:tc>
          <w:tcPr>
            <w:tcW w:w="0" w:type="auto"/>
            <w:tcMar>
              <w:top w:w="0" w:type="dxa"/>
              <w:left w:w="108" w:type="dxa"/>
              <w:bottom w:w="0" w:type="dxa"/>
              <w:right w:w="108" w:type="dxa"/>
            </w:tcMar>
            <w:hideMark/>
          </w:tcPr>
          <w:p w14:paraId="1BEA57AB" w14:textId="77777777" w:rsidR="004A380D" w:rsidRPr="009474CC" w:rsidRDefault="004A380D" w:rsidP="004A380D">
            <w:pPr>
              <w:spacing w:before="40" w:after="40"/>
              <w:rPr>
                <w:color w:val="000000"/>
                <w:sz w:val="22"/>
                <w:szCs w:val="22"/>
              </w:rPr>
            </w:pPr>
            <w:r w:rsidRPr="009474CC">
              <w:rPr>
                <w:color w:val="000000"/>
                <w:sz w:val="22"/>
                <w:szCs w:val="22"/>
              </w:rPr>
              <w:t>Construction</w:t>
            </w:r>
          </w:p>
        </w:tc>
        <w:tc>
          <w:tcPr>
            <w:tcW w:w="0" w:type="auto"/>
            <w:tcMar>
              <w:top w:w="0" w:type="dxa"/>
              <w:left w:w="108" w:type="dxa"/>
              <w:bottom w:w="0" w:type="dxa"/>
              <w:right w:w="108" w:type="dxa"/>
            </w:tcMar>
            <w:hideMark/>
          </w:tcPr>
          <w:p w14:paraId="083204B4" w14:textId="77777777" w:rsidR="004A380D" w:rsidRPr="009474CC" w:rsidRDefault="004A380D" w:rsidP="004A380D">
            <w:pPr>
              <w:spacing w:before="40" w:after="40"/>
              <w:rPr>
                <w:color w:val="000000"/>
                <w:sz w:val="22"/>
                <w:szCs w:val="22"/>
              </w:rPr>
            </w:pPr>
            <w:r w:rsidRPr="009474CC">
              <w:rPr>
                <w:color w:val="000000"/>
                <w:sz w:val="22"/>
                <w:szCs w:val="22"/>
              </w:rPr>
              <w:t>0.06</w:t>
            </w:r>
          </w:p>
        </w:tc>
        <w:tc>
          <w:tcPr>
            <w:tcW w:w="0" w:type="auto"/>
            <w:tcMar>
              <w:top w:w="0" w:type="dxa"/>
              <w:left w:w="108" w:type="dxa"/>
              <w:bottom w:w="0" w:type="dxa"/>
              <w:right w:w="108" w:type="dxa"/>
            </w:tcMar>
            <w:hideMark/>
          </w:tcPr>
          <w:p w14:paraId="01EB2F1B" w14:textId="77777777" w:rsidR="004A380D" w:rsidRPr="009474CC" w:rsidRDefault="004A380D" w:rsidP="004A380D">
            <w:pPr>
              <w:spacing w:before="40" w:after="40"/>
              <w:rPr>
                <w:color w:val="000000"/>
                <w:sz w:val="22"/>
                <w:szCs w:val="22"/>
              </w:rPr>
            </w:pPr>
            <w:r w:rsidRPr="009474CC">
              <w:rPr>
                <w:color w:val="000000"/>
                <w:sz w:val="22"/>
                <w:szCs w:val="22"/>
              </w:rPr>
              <w:t>0.06</w:t>
            </w:r>
          </w:p>
        </w:tc>
        <w:tc>
          <w:tcPr>
            <w:tcW w:w="0" w:type="auto"/>
            <w:tcMar>
              <w:top w:w="0" w:type="dxa"/>
              <w:left w:w="108" w:type="dxa"/>
              <w:bottom w:w="0" w:type="dxa"/>
              <w:right w:w="108" w:type="dxa"/>
            </w:tcMar>
            <w:hideMark/>
          </w:tcPr>
          <w:p w14:paraId="367ADDC0" w14:textId="77777777" w:rsidR="004A380D" w:rsidRPr="009474CC" w:rsidRDefault="004A380D" w:rsidP="004A380D">
            <w:pPr>
              <w:spacing w:before="40" w:after="40"/>
              <w:rPr>
                <w:color w:val="000000"/>
                <w:sz w:val="22"/>
                <w:szCs w:val="22"/>
              </w:rPr>
            </w:pPr>
            <w:r w:rsidRPr="009474CC">
              <w:rPr>
                <w:color w:val="000000"/>
                <w:sz w:val="22"/>
                <w:szCs w:val="22"/>
              </w:rPr>
              <w:t>0.07</w:t>
            </w:r>
          </w:p>
        </w:tc>
        <w:tc>
          <w:tcPr>
            <w:tcW w:w="0" w:type="auto"/>
            <w:tcMar>
              <w:top w:w="0" w:type="dxa"/>
              <w:left w:w="108" w:type="dxa"/>
              <w:bottom w:w="0" w:type="dxa"/>
              <w:right w:w="108" w:type="dxa"/>
            </w:tcMar>
            <w:hideMark/>
          </w:tcPr>
          <w:p w14:paraId="2299D869" w14:textId="77777777" w:rsidR="004A380D" w:rsidRPr="009474CC" w:rsidRDefault="004A380D" w:rsidP="004A380D">
            <w:pPr>
              <w:spacing w:before="40" w:after="40"/>
              <w:rPr>
                <w:color w:val="000000"/>
                <w:sz w:val="22"/>
                <w:szCs w:val="22"/>
              </w:rPr>
            </w:pPr>
            <w:r w:rsidRPr="009474CC">
              <w:rPr>
                <w:color w:val="000000"/>
                <w:sz w:val="22"/>
                <w:szCs w:val="22"/>
              </w:rPr>
              <w:t>0.06</w:t>
            </w:r>
          </w:p>
        </w:tc>
        <w:tc>
          <w:tcPr>
            <w:tcW w:w="0" w:type="auto"/>
            <w:tcMar>
              <w:top w:w="0" w:type="dxa"/>
              <w:left w:w="108" w:type="dxa"/>
              <w:bottom w:w="0" w:type="dxa"/>
              <w:right w:w="108" w:type="dxa"/>
            </w:tcMar>
            <w:hideMark/>
          </w:tcPr>
          <w:p w14:paraId="030FED78" w14:textId="77777777" w:rsidR="004A380D" w:rsidRPr="009474CC" w:rsidRDefault="004A380D" w:rsidP="004A380D">
            <w:pPr>
              <w:spacing w:before="40" w:after="40"/>
              <w:rPr>
                <w:color w:val="000000"/>
                <w:sz w:val="22"/>
                <w:szCs w:val="22"/>
              </w:rPr>
            </w:pPr>
            <w:r w:rsidRPr="009474CC">
              <w:rPr>
                <w:color w:val="000000"/>
                <w:sz w:val="22"/>
                <w:szCs w:val="22"/>
              </w:rPr>
              <w:t>0.08</w:t>
            </w:r>
          </w:p>
        </w:tc>
        <w:tc>
          <w:tcPr>
            <w:tcW w:w="0" w:type="auto"/>
            <w:tcMar>
              <w:top w:w="0" w:type="dxa"/>
              <w:left w:w="108" w:type="dxa"/>
              <w:bottom w:w="0" w:type="dxa"/>
              <w:right w:w="108" w:type="dxa"/>
            </w:tcMar>
            <w:hideMark/>
          </w:tcPr>
          <w:p w14:paraId="1515C659" w14:textId="77777777" w:rsidR="004A380D" w:rsidRPr="009474CC" w:rsidRDefault="004A380D" w:rsidP="004A380D">
            <w:pPr>
              <w:spacing w:before="40" w:after="40"/>
              <w:rPr>
                <w:color w:val="000000"/>
                <w:sz w:val="22"/>
                <w:szCs w:val="22"/>
              </w:rPr>
            </w:pPr>
            <w:r w:rsidRPr="009474CC">
              <w:rPr>
                <w:color w:val="000000"/>
                <w:sz w:val="22"/>
                <w:szCs w:val="22"/>
              </w:rPr>
              <w:t>0.01</w:t>
            </w:r>
          </w:p>
        </w:tc>
      </w:tr>
      <w:tr w:rsidR="004A380D" w:rsidRPr="00AA793B" w14:paraId="5A3FC647" w14:textId="77777777" w:rsidTr="009474CC">
        <w:trPr>
          <w:trHeight w:hRule="exact" w:val="274"/>
        </w:trPr>
        <w:tc>
          <w:tcPr>
            <w:tcW w:w="0" w:type="auto"/>
            <w:tcMar>
              <w:top w:w="0" w:type="dxa"/>
              <w:left w:w="108" w:type="dxa"/>
              <w:bottom w:w="0" w:type="dxa"/>
              <w:right w:w="108" w:type="dxa"/>
            </w:tcMar>
            <w:hideMark/>
          </w:tcPr>
          <w:p w14:paraId="2FBE8087" w14:textId="77777777" w:rsidR="004A380D" w:rsidRPr="009474CC" w:rsidRDefault="004A380D" w:rsidP="004A380D">
            <w:pPr>
              <w:spacing w:before="40" w:after="40"/>
              <w:rPr>
                <w:color w:val="000000"/>
                <w:sz w:val="22"/>
                <w:szCs w:val="22"/>
              </w:rPr>
            </w:pPr>
            <w:r w:rsidRPr="009474CC">
              <w:rPr>
                <w:color w:val="000000"/>
                <w:sz w:val="22"/>
                <w:szCs w:val="22"/>
              </w:rPr>
              <w:t>Manufacturing</w:t>
            </w:r>
          </w:p>
        </w:tc>
        <w:tc>
          <w:tcPr>
            <w:tcW w:w="0" w:type="auto"/>
            <w:tcMar>
              <w:top w:w="0" w:type="dxa"/>
              <w:left w:w="108" w:type="dxa"/>
              <w:bottom w:w="0" w:type="dxa"/>
              <w:right w:w="108" w:type="dxa"/>
            </w:tcMar>
            <w:hideMark/>
          </w:tcPr>
          <w:p w14:paraId="3A5577A9" w14:textId="77777777" w:rsidR="004A380D" w:rsidRPr="009474CC" w:rsidRDefault="004A380D" w:rsidP="004A380D">
            <w:pPr>
              <w:spacing w:before="40" w:after="40"/>
              <w:rPr>
                <w:color w:val="000000"/>
                <w:sz w:val="22"/>
                <w:szCs w:val="22"/>
              </w:rPr>
            </w:pPr>
            <w:r w:rsidRPr="009474CC">
              <w:rPr>
                <w:color w:val="000000"/>
                <w:sz w:val="22"/>
                <w:szCs w:val="22"/>
              </w:rPr>
              <w:t>0.27</w:t>
            </w:r>
          </w:p>
        </w:tc>
        <w:tc>
          <w:tcPr>
            <w:tcW w:w="0" w:type="auto"/>
            <w:tcMar>
              <w:top w:w="0" w:type="dxa"/>
              <w:left w:w="108" w:type="dxa"/>
              <w:bottom w:w="0" w:type="dxa"/>
              <w:right w:w="108" w:type="dxa"/>
            </w:tcMar>
            <w:hideMark/>
          </w:tcPr>
          <w:p w14:paraId="7BDC6635" w14:textId="77777777" w:rsidR="004A380D" w:rsidRPr="009474CC" w:rsidRDefault="004A380D" w:rsidP="004A380D">
            <w:pPr>
              <w:spacing w:before="40" w:after="40"/>
              <w:rPr>
                <w:color w:val="000000"/>
                <w:sz w:val="22"/>
                <w:szCs w:val="22"/>
              </w:rPr>
            </w:pPr>
            <w:r w:rsidRPr="009474CC">
              <w:rPr>
                <w:color w:val="000000"/>
                <w:sz w:val="22"/>
                <w:szCs w:val="22"/>
              </w:rPr>
              <w:t>0.20</w:t>
            </w:r>
          </w:p>
        </w:tc>
        <w:tc>
          <w:tcPr>
            <w:tcW w:w="0" w:type="auto"/>
            <w:tcMar>
              <w:top w:w="0" w:type="dxa"/>
              <w:left w:w="108" w:type="dxa"/>
              <w:bottom w:w="0" w:type="dxa"/>
              <w:right w:w="108" w:type="dxa"/>
            </w:tcMar>
            <w:hideMark/>
          </w:tcPr>
          <w:p w14:paraId="5149FAF6" w14:textId="77777777" w:rsidR="004A380D" w:rsidRPr="009474CC" w:rsidRDefault="004A380D" w:rsidP="004A380D">
            <w:pPr>
              <w:spacing w:before="40" w:after="40"/>
              <w:rPr>
                <w:color w:val="000000"/>
                <w:sz w:val="22"/>
                <w:szCs w:val="22"/>
              </w:rPr>
            </w:pPr>
            <w:r w:rsidRPr="009474CC">
              <w:rPr>
                <w:color w:val="000000"/>
                <w:sz w:val="22"/>
                <w:szCs w:val="22"/>
              </w:rPr>
              <w:t>0.17</w:t>
            </w:r>
          </w:p>
        </w:tc>
        <w:tc>
          <w:tcPr>
            <w:tcW w:w="0" w:type="auto"/>
            <w:tcMar>
              <w:top w:w="0" w:type="dxa"/>
              <w:left w:w="108" w:type="dxa"/>
              <w:bottom w:w="0" w:type="dxa"/>
              <w:right w:w="108" w:type="dxa"/>
            </w:tcMar>
            <w:hideMark/>
          </w:tcPr>
          <w:p w14:paraId="1E2D8503" w14:textId="77777777" w:rsidR="004A380D" w:rsidRPr="009474CC" w:rsidRDefault="004A380D" w:rsidP="004A380D">
            <w:pPr>
              <w:spacing w:before="40" w:after="40"/>
              <w:rPr>
                <w:color w:val="000000"/>
                <w:sz w:val="22"/>
                <w:szCs w:val="22"/>
              </w:rPr>
            </w:pPr>
            <w:r w:rsidRPr="009474CC">
              <w:rPr>
                <w:color w:val="000000"/>
                <w:sz w:val="22"/>
                <w:szCs w:val="22"/>
              </w:rPr>
              <w:t>0.12</w:t>
            </w:r>
          </w:p>
        </w:tc>
        <w:tc>
          <w:tcPr>
            <w:tcW w:w="0" w:type="auto"/>
            <w:tcMar>
              <w:top w:w="0" w:type="dxa"/>
              <w:left w:w="108" w:type="dxa"/>
              <w:bottom w:w="0" w:type="dxa"/>
              <w:right w:w="108" w:type="dxa"/>
            </w:tcMar>
            <w:hideMark/>
          </w:tcPr>
          <w:p w14:paraId="53548F2B" w14:textId="77777777" w:rsidR="004A380D" w:rsidRPr="009474CC" w:rsidRDefault="004A380D" w:rsidP="004A380D">
            <w:pPr>
              <w:spacing w:before="40" w:after="40"/>
              <w:rPr>
                <w:color w:val="000000"/>
                <w:sz w:val="22"/>
                <w:szCs w:val="22"/>
              </w:rPr>
            </w:pPr>
            <w:r w:rsidRPr="009474CC">
              <w:rPr>
                <w:color w:val="000000"/>
                <w:sz w:val="22"/>
                <w:szCs w:val="22"/>
              </w:rPr>
              <w:t>0.11</w:t>
            </w:r>
          </w:p>
        </w:tc>
        <w:tc>
          <w:tcPr>
            <w:tcW w:w="0" w:type="auto"/>
            <w:tcMar>
              <w:top w:w="0" w:type="dxa"/>
              <w:left w:w="108" w:type="dxa"/>
              <w:bottom w:w="0" w:type="dxa"/>
              <w:right w:w="108" w:type="dxa"/>
            </w:tcMar>
            <w:hideMark/>
          </w:tcPr>
          <w:p w14:paraId="6E053E9C" w14:textId="77777777" w:rsidR="004A380D" w:rsidRPr="009474CC" w:rsidRDefault="004A380D" w:rsidP="004A380D">
            <w:pPr>
              <w:spacing w:before="40" w:after="40"/>
              <w:rPr>
                <w:color w:val="000000"/>
                <w:sz w:val="22"/>
                <w:szCs w:val="22"/>
              </w:rPr>
            </w:pPr>
            <w:r w:rsidRPr="009474CC">
              <w:rPr>
                <w:color w:val="000000"/>
                <w:sz w:val="22"/>
                <w:szCs w:val="22"/>
              </w:rPr>
              <w:t>-0.25</w:t>
            </w:r>
          </w:p>
        </w:tc>
      </w:tr>
      <w:tr w:rsidR="004A380D" w:rsidRPr="00AA793B" w14:paraId="190D7D3F" w14:textId="77777777" w:rsidTr="009474CC">
        <w:trPr>
          <w:trHeight w:hRule="exact" w:val="274"/>
        </w:trPr>
        <w:tc>
          <w:tcPr>
            <w:tcW w:w="0" w:type="auto"/>
            <w:tcMar>
              <w:top w:w="0" w:type="dxa"/>
              <w:left w:w="108" w:type="dxa"/>
              <w:bottom w:w="0" w:type="dxa"/>
              <w:right w:w="108" w:type="dxa"/>
            </w:tcMar>
            <w:hideMark/>
          </w:tcPr>
          <w:p w14:paraId="5BA6894D" w14:textId="77777777" w:rsidR="004A380D" w:rsidRPr="009474CC" w:rsidRDefault="004A380D" w:rsidP="004A380D">
            <w:pPr>
              <w:spacing w:before="40" w:after="40"/>
              <w:rPr>
                <w:color w:val="000000"/>
                <w:sz w:val="22"/>
                <w:szCs w:val="22"/>
              </w:rPr>
            </w:pPr>
            <w:r w:rsidRPr="009474CC">
              <w:rPr>
                <w:color w:val="000000"/>
                <w:sz w:val="22"/>
                <w:szCs w:val="22"/>
              </w:rPr>
              <w:t>Transport., Comm., Other Public Util.</w:t>
            </w:r>
          </w:p>
        </w:tc>
        <w:tc>
          <w:tcPr>
            <w:tcW w:w="0" w:type="auto"/>
            <w:tcMar>
              <w:top w:w="0" w:type="dxa"/>
              <w:left w:w="108" w:type="dxa"/>
              <w:bottom w:w="0" w:type="dxa"/>
              <w:right w:w="108" w:type="dxa"/>
            </w:tcMar>
            <w:hideMark/>
          </w:tcPr>
          <w:p w14:paraId="1EEE4450" w14:textId="77777777" w:rsidR="004A380D" w:rsidRPr="009474CC" w:rsidRDefault="004A380D" w:rsidP="004A380D">
            <w:pPr>
              <w:spacing w:before="40" w:after="40"/>
              <w:rPr>
                <w:color w:val="000000"/>
                <w:sz w:val="22"/>
                <w:szCs w:val="22"/>
              </w:rPr>
            </w:pPr>
            <w:r w:rsidRPr="009474CC">
              <w:rPr>
                <w:color w:val="000000"/>
                <w:sz w:val="22"/>
                <w:szCs w:val="22"/>
              </w:rPr>
              <w:t>0.09</w:t>
            </w:r>
          </w:p>
        </w:tc>
        <w:tc>
          <w:tcPr>
            <w:tcW w:w="0" w:type="auto"/>
            <w:tcMar>
              <w:top w:w="0" w:type="dxa"/>
              <w:left w:w="108" w:type="dxa"/>
              <w:bottom w:w="0" w:type="dxa"/>
              <w:right w:w="108" w:type="dxa"/>
            </w:tcMar>
            <w:hideMark/>
          </w:tcPr>
          <w:p w14:paraId="35BF75C6" w14:textId="77777777" w:rsidR="004A380D" w:rsidRPr="009474CC" w:rsidRDefault="004A380D" w:rsidP="004A380D">
            <w:pPr>
              <w:spacing w:before="40" w:after="40"/>
              <w:rPr>
                <w:color w:val="000000"/>
                <w:sz w:val="22"/>
                <w:szCs w:val="22"/>
              </w:rPr>
            </w:pPr>
            <w:r w:rsidRPr="009474CC">
              <w:rPr>
                <w:color w:val="000000"/>
                <w:sz w:val="22"/>
                <w:szCs w:val="22"/>
              </w:rPr>
              <w:t>0.08</w:t>
            </w:r>
          </w:p>
        </w:tc>
        <w:tc>
          <w:tcPr>
            <w:tcW w:w="0" w:type="auto"/>
            <w:tcMar>
              <w:top w:w="0" w:type="dxa"/>
              <w:left w:w="108" w:type="dxa"/>
              <w:bottom w:w="0" w:type="dxa"/>
              <w:right w:w="108" w:type="dxa"/>
            </w:tcMar>
            <w:hideMark/>
          </w:tcPr>
          <w:p w14:paraId="0D15F610" w14:textId="77777777" w:rsidR="004A380D" w:rsidRPr="009474CC" w:rsidRDefault="004A380D" w:rsidP="004A380D">
            <w:pPr>
              <w:spacing w:before="40" w:after="40"/>
              <w:rPr>
                <w:color w:val="000000"/>
                <w:sz w:val="22"/>
                <w:szCs w:val="22"/>
              </w:rPr>
            </w:pPr>
            <w:r w:rsidRPr="009474CC">
              <w:rPr>
                <w:color w:val="000000"/>
                <w:sz w:val="22"/>
                <w:szCs w:val="22"/>
              </w:rPr>
              <w:t>0.08</w:t>
            </w:r>
          </w:p>
        </w:tc>
        <w:tc>
          <w:tcPr>
            <w:tcW w:w="0" w:type="auto"/>
            <w:tcMar>
              <w:top w:w="0" w:type="dxa"/>
              <w:left w:w="108" w:type="dxa"/>
              <w:bottom w:w="0" w:type="dxa"/>
              <w:right w:w="108" w:type="dxa"/>
            </w:tcMar>
            <w:hideMark/>
          </w:tcPr>
          <w:p w14:paraId="1E8D8215" w14:textId="77777777" w:rsidR="004A380D" w:rsidRPr="009474CC" w:rsidRDefault="004A380D" w:rsidP="004A380D">
            <w:pPr>
              <w:spacing w:before="40" w:after="40"/>
              <w:rPr>
                <w:color w:val="000000"/>
                <w:sz w:val="22"/>
                <w:szCs w:val="22"/>
              </w:rPr>
            </w:pPr>
            <w:r w:rsidRPr="009474CC">
              <w:rPr>
                <w:color w:val="000000"/>
                <w:sz w:val="22"/>
                <w:szCs w:val="22"/>
              </w:rPr>
              <w:t>0.08</w:t>
            </w:r>
          </w:p>
        </w:tc>
        <w:tc>
          <w:tcPr>
            <w:tcW w:w="0" w:type="auto"/>
            <w:tcMar>
              <w:top w:w="0" w:type="dxa"/>
              <w:left w:w="108" w:type="dxa"/>
              <w:bottom w:w="0" w:type="dxa"/>
              <w:right w:w="108" w:type="dxa"/>
            </w:tcMar>
            <w:hideMark/>
          </w:tcPr>
          <w:p w14:paraId="35C410EF" w14:textId="77777777" w:rsidR="004A380D" w:rsidRPr="009474CC" w:rsidRDefault="004A380D" w:rsidP="004A380D">
            <w:pPr>
              <w:spacing w:before="40" w:after="40"/>
              <w:rPr>
                <w:color w:val="000000"/>
                <w:sz w:val="22"/>
                <w:szCs w:val="22"/>
              </w:rPr>
            </w:pPr>
            <w:r w:rsidRPr="009474CC">
              <w:rPr>
                <w:color w:val="000000"/>
                <w:sz w:val="22"/>
                <w:szCs w:val="22"/>
              </w:rPr>
              <w:t>0.08</w:t>
            </w:r>
          </w:p>
        </w:tc>
        <w:tc>
          <w:tcPr>
            <w:tcW w:w="0" w:type="auto"/>
            <w:tcMar>
              <w:top w:w="0" w:type="dxa"/>
              <w:left w:w="108" w:type="dxa"/>
              <w:bottom w:w="0" w:type="dxa"/>
              <w:right w:w="108" w:type="dxa"/>
            </w:tcMar>
            <w:hideMark/>
          </w:tcPr>
          <w:p w14:paraId="3DCA683B" w14:textId="77777777" w:rsidR="004A380D" w:rsidRPr="009474CC" w:rsidRDefault="004A380D" w:rsidP="004A380D">
            <w:pPr>
              <w:spacing w:before="40" w:after="40"/>
              <w:rPr>
                <w:color w:val="000000"/>
                <w:sz w:val="22"/>
                <w:szCs w:val="22"/>
              </w:rPr>
            </w:pPr>
            <w:r w:rsidRPr="009474CC">
              <w:rPr>
                <w:color w:val="000000"/>
                <w:sz w:val="22"/>
                <w:szCs w:val="22"/>
              </w:rPr>
              <w:t>-0.01</w:t>
            </w:r>
          </w:p>
        </w:tc>
      </w:tr>
      <w:tr w:rsidR="004A380D" w:rsidRPr="00AA793B" w14:paraId="3C68ACBC" w14:textId="77777777" w:rsidTr="009474CC">
        <w:trPr>
          <w:trHeight w:hRule="exact" w:val="274"/>
        </w:trPr>
        <w:tc>
          <w:tcPr>
            <w:tcW w:w="0" w:type="auto"/>
            <w:tcMar>
              <w:top w:w="0" w:type="dxa"/>
              <w:left w:w="108" w:type="dxa"/>
              <w:bottom w:w="0" w:type="dxa"/>
              <w:right w:w="108" w:type="dxa"/>
            </w:tcMar>
            <w:hideMark/>
          </w:tcPr>
          <w:p w14:paraId="358A9D40" w14:textId="77777777" w:rsidR="004A380D" w:rsidRPr="009474CC" w:rsidRDefault="004A380D" w:rsidP="004A380D">
            <w:pPr>
              <w:spacing w:before="40" w:after="40"/>
              <w:rPr>
                <w:color w:val="000000"/>
                <w:sz w:val="22"/>
                <w:szCs w:val="22"/>
              </w:rPr>
            </w:pPr>
            <w:r w:rsidRPr="009474CC">
              <w:rPr>
                <w:color w:val="000000"/>
                <w:sz w:val="22"/>
                <w:szCs w:val="22"/>
              </w:rPr>
              <w:t>Wholesale Trade</w:t>
            </w:r>
          </w:p>
        </w:tc>
        <w:tc>
          <w:tcPr>
            <w:tcW w:w="0" w:type="auto"/>
            <w:tcMar>
              <w:top w:w="0" w:type="dxa"/>
              <w:left w:w="108" w:type="dxa"/>
              <w:bottom w:w="0" w:type="dxa"/>
              <w:right w:w="108" w:type="dxa"/>
            </w:tcMar>
            <w:hideMark/>
          </w:tcPr>
          <w:p w14:paraId="21BF5F0B" w14:textId="77777777" w:rsidR="004A380D" w:rsidRPr="009474CC" w:rsidRDefault="004A380D" w:rsidP="004A380D">
            <w:pPr>
              <w:spacing w:before="40" w:after="40"/>
              <w:rPr>
                <w:color w:val="000000"/>
                <w:sz w:val="22"/>
                <w:szCs w:val="22"/>
              </w:rPr>
            </w:pPr>
            <w:r w:rsidRPr="009474CC">
              <w:rPr>
                <w:color w:val="000000"/>
                <w:sz w:val="22"/>
                <w:szCs w:val="22"/>
              </w:rPr>
              <w:t>0.05</w:t>
            </w:r>
          </w:p>
        </w:tc>
        <w:tc>
          <w:tcPr>
            <w:tcW w:w="0" w:type="auto"/>
            <w:tcMar>
              <w:top w:w="0" w:type="dxa"/>
              <w:left w:w="108" w:type="dxa"/>
              <w:bottom w:w="0" w:type="dxa"/>
              <w:right w:w="108" w:type="dxa"/>
            </w:tcMar>
            <w:hideMark/>
          </w:tcPr>
          <w:p w14:paraId="45ADE4B7" w14:textId="77777777" w:rsidR="004A380D" w:rsidRPr="009474CC" w:rsidRDefault="004A380D" w:rsidP="004A380D">
            <w:pPr>
              <w:spacing w:before="40" w:after="40"/>
              <w:rPr>
                <w:color w:val="000000"/>
                <w:sz w:val="22"/>
                <w:szCs w:val="22"/>
              </w:rPr>
            </w:pPr>
            <w:r w:rsidRPr="009474CC">
              <w:rPr>
                <w:color w:val="000000"/>
                <w:sz w:val="22"/>
                <w:szCs w:val="22"/>
              </w:rPr>
              <w:t>0.05</w:t>
            </w:r>
          </w:p>
        </w:tc>
        <w:tc>
          <w:tcPr>
            <w:tcW w:w="0" w:type="auto"/>
            <w:tcMar>
              <w:top w:w="0" w:type="dxa"/>
              <w:left w:w="108" w:type="dxa"/>
              <w:bottom w:w="0" w:type="dxa"/>
              <w:right w:w="108" w:type="dxa"/>
            </w:tcMar>
            <w:hideMark/>
          </w:tcPr>
          <w:p w14:paraId="3B2C1167" w14:textId="77777777" w:rsidR="004A380D" w:rsidRPr="009474CC" w:rsidRDefault="004A380D" w:rsidP="004A380D">
            <w:pPr>
              <w:spacing w:before="40" w:after="40"/>
              <w:rPr>
                <w:color w:val="000000"/>
                <w:sz w:val="22"/>
                <w:szCs w:val="22"/>
              </w:rPr>
            </w:pPr>
            <w:r w:rsidRPr="009474CC">
              <w:rPr>
                <w:color w:val="000000"/>
                <w:sz w:val="22"/>
                <w:szCs w:val="22"/>
              </w:rPr>
              <w:t>0.04</w:t>
            </w:r>
          </w:p>
        </w:tc>
        <w:tc>
          <w:tcPr>
            <w:tcW w:w="0" w:type="auto"/>
            <w:tcMar>
              <w:top w:w="0" w:type="dxa"/>
              <w:left w:w="108" w:type="dxa"/>
              <w:bottom w:w="0" w:type="dxa"/>
              <w:right w:w="108" w:type="dxa"/>
            </w:tcMar>
            <w:hideMark/>
          </w:tcPr>
          <w:p w14:paraId="24A47CDA" w14:textId="77777777" w:rsidR="004A380D" w:rsidRPr="009474CC" w:rsidRDefault="004A380D" w:rsidP="004A380D">
            <w:pPr>
              <w:spacing w:before="40" w:after="40"/>
              <w:rPr>
                <w:color w:val="000000"/>
                <w:sz w:val="22"/>
                <w:szCs w:val="22"/>
              </w:rPr>
            </w:pPr>
            <w:r w:rsidRPr="009474CC">
              <w:rPr>
                <w:color w:val="000000"/>
                <w:sz w:val="22"/>
                <w:szCs w:val="22"/>
              </w:rPr>
              <w:t>0.03</w:t>
            </w:r>
          </w:p>
        </w:tc>
        <w:tc>
          <w:tcPr>
            <w:tcW w:w="0" w:type="auto"/>
            <w:tcMar>
              <w:top w:w="0" w:type="dxa"/>
              <w:left w:w="108" w:type="dxa"/>
              <w:bottom w:w="0" w:type="dxa"/>
              <w:right w:w="108" w:type="dxa"/>
            </w:tcMar>
            <w:hideMark/>
          </w:tcPr>
          <w:p w14:paraId="55568844" w14:textId="77777777" w:rsidR="004A380D" w:rsidRPr="009474CC" w:rsidRDefault="004A380D" w:rsidP="004A380D">
            <w:pPr>
              <w:spacing w:before="40" w:after="40"/>
              <w:rPr>
                <w:color w:val="000000"/>
                <w:sz w:val="22"/>
                <w:szCs w:val="22"/>
              </w:rPr>
            </w:pPr>
            <w:r w:rsidRPr="009474CC">
              <w:rPr>
                <w:color w:val="000000"/>
                <w:sz w:val="22"/>
                <w:szCs w:val="22"/>
              </w:rPr>
              <w:t>0.03</w:t>
            </w:r>
          </w:p>
        </w:tc>
        <w:tc>
          <w:tcPr>
            <w:tcW w:w="0" w:type="auto"/>
            <w:tcMar>
              <w:top w:w="0" w:type="dxa"/>
              <w:left w:w="108" w:type="dxa"/>
              <w:bottom w:w="0" w:type="dxa"/>
              <w:right w:w="108" w:type="dxa"/>
            </w:tcMar>
            <w:hideMark/>
          </w:tcPr>
          <w:p w14:paraId="73B68712" w14:textId="77777777" w:rsidR="004A380D" w:rsidRPr="009474CC" w:rsidRDefault="004A380D" w:rsidP="004A380D">
            <w:pPr>
              <w:spacing w:before="40" w:after="40"/>
              <w:rPr>
                <w:color w:val="000000"/>
                <w:sz w:val="22"/>
                <w:szCs w:val="22"/>
              </w:rPr>
            </w:pPr>
            <w:r w:rsidRPr="009474CC">
              <w:rPr>
                <w:color w:val="000000"/>
                <w:sz w:val="22"/>
                <w:szCs w:val="22"/>
              </w:rPr>
              <w:t>-0.02</w:t>
            </w:r>
          </w:p>
        </w:tc>
      </w:tr>
      <w:tr w:rsidR="004A380D" w:rsidRPr="00AA793B" w14:paraId="2AB0A4D0" w14:textId="77777777" w:rsidTr="009474CC">
        <w:trPr>
          <w:trHeight w:hRule="exact" w:val="274"/>
        </w:trPr>
        <w:tc>
          <w:tcPr>
            <w:tcW w:w="0" w:type="auto"/>
            <w:tcMar>
              <w:top w:w="0" w:type="dxa"/>
              <w:left w:w="108" w:type="dxa"/>
              <w:bottom w:w="0" w:type="dxa"/>
              <w:right w:w="108" w:type="dxa"/>
            </w:tcMar>
            <w:hideMark/>
          </w:tcPr>
          <w:p w14:paraId="16B7710E" w14:textId="77777777" w:rsidR="004A380D" w:rsidRPr="009474CC" w:rsidRDefault="004A380D" w:rsidP="004A380D">
            <w:pPr>
              <w:spacing w:before="40" w:after="40"/>
              <w:rPr>
                <w:color w:val="000000"/>
                <w:sz w:val="22"/>
                <w:szCs w:val="22"/>
              </w:rPr>
            </w:pPr>
            <w:r w:rsidRPr="009474CC">
              <w:rPr>
                <w:color w:val="000000"/>
                <w:sz w:val="22"/>
                <w:szCs w:val="22"/>
              </w:rPr>
              <w:t>Retail Trade</w:t>
            </w:r>
          </w:p>
        </w:tc>
        <w:tc>
          <w:tcPr>
            <w:tcW w:w="0" w:type="auto"/>
            <w:tcMar>
              <w:top w:w="0" w:type="dxa"/>
              <w:left w:w="108" w:type="dxa"/>
              <w:bottom w:w="0" w:type="dxa"/>
              <w:right w:w="108" w:type="dxa"/>
            </w:tcMar>
            <w:hideMark/>
          </w:tcPr>
          <w:p w14:paraId="1678E7E0" w14:textId="77777777" w:rsidR="004A380D" w:rsidRPr="009474CC" w:rsidRDefault="004A380D" w:rsidP="004A380D">
            <w:pPr>
              <w:spacing w:before="40" w:after="40"/>
              <w:rPr>
                <w:color w:val="000000"/>
                <w:sz w:val="22"/>
                <w:szCs w:val="22"/>
              </w:rPr>
            </w:pPr>
            <w:r w:rsidRPr="009474CC">
              <w:rPr>
                <w:color w:val="000000"/>
                <w:sz w:val="22"/>
                <w:szCs w:val="22"/>
              </w:rPr>
              <w:t>0.18</w:t>
            </w:r>
          </w:p>
        </w:tc>
        <w:tc>
          <w:tcPr>
            <w:tcW w:w="0" w:type="auto"/>
            <w:tcMar>
              <w:top w:w="0" w:type="dxa"/>
              <w:left w:w="108" w:type="dxa"/>
              <w:bottom w:w="0" w:type="dxa"/>
              <w:right w:w="108" w:type="dxa"/>
            </w:tcMar>
            <w:hideMark/>
          </w:tcPr>
          <w:p w14:paraId="37644249" w14:textId="77777777" w:rsidR="004A380D" w:rsidRPr="009474CC" w:rsidRDefault="004A380D" w:rsidP="004A380D">
            <w:pPr>
              <w:spacing w:before="40" w:after="40"/>
              <w:rPr>
                <w:color w:val="000000"/>
                <w:sz w:val="22"/>
                <w:szCs w:val="22"/>
              </w:rPr>
            </w:pPr>
            <w:r w:rsidRPr="009474CC">
              <w:rPr>
                <w:color w:val="000000"/>
                <w:sz w:val="22"/>
                <w:szCs w:val="22"/>
              </w:rPr>
              <w:t>0.21</w:t>
            </w:r>
          </w:p>
        </w:tc>
        <w:tc>
          <w:tcPr>
            <w:tcW w:w="0" w:type="auto"/>
            <w:tcMar>
              <w:top w:w="0" w:type="dxa"/>
              <w:left w:w="108" w:type="dxa"/>
              <w:bottom w:w="0" w:type="dxa"/>
              <w:right w:w="108" w:type="dxa"/>
            </w:tcMar>
            <w:hideMark/>
          </w:tcPr>
          <w:p w14:paraId="1C4FB00E" w14:textId="77777777" w:rsidR="004A380D" w:rsidRPr="009474CC" w:rsidRDefault="004A380D" w:rsidP="004A380D">
            <w:pPr>
              <w:spacing w:before="40" w:after="40"/>
              <w:rPr>
                <w:color w:val="000000"/>
                <w:sz w:val="22"/>
                <w:szCs w:val="22"/>
              </w:rPr>
            </w:pPr>
            <w:r w:rsidRPr="009474CC">
              <w:rPr>
                <w:color w:val="000000"/>
                <w:sz w:val="22"/>
                <w:szCs w:val="22"/>
              </w:rPr>
              <w:t>0.21</w:t>
            </w:r>
          </w:p>
        </w:tc>
        <w:tc>
          <w:tcPr>
            <w:tcW w:w="0" w:type="auto"/>
            <w:tcMar>
              <w:top w:w="0" w:type="dxa"/>
              <w:left w:w="108" w:type="dxa"/>
              <w:bottom w:w="0" w:type="dxa"/>
              <w:right w:w="108" w:type="dxa"/>
            </w:tcMar>
            <w:hideMark/>
          </w:tcPr>
          <w:p w14:paraId="3821D224" w14:textId="77777777" w:rsidR="004A380D" w:rsidRPr="009474CC" w:rsidRDefault="004A380D" w:rsidP="004A380D">
            <w:pPr>
              <w:spacing w:before="40" w:after="40"/>
              <w:rPr>
                <w:color w:val="000000"/>
                <w:sz w:val="22"/>
                <w:szCs w:val="22"/>
              </w:rPr>
            </w:pPr>
            <w:r w:rsidRPr="009474CC">
              <w:rPr>
                <w:color w:val="000000"/>
                <w:sz w:val="22"/>
                <w:szCs w:val="22"/>
              </w:rPr>
              <w:t>0.24</w:t>
            </w:r>
          </w:p>
        </w:tc>
        <w:tc>
          <w:tcPr>
            <w:tcW w:w="0" w:type="auto"/>
            <w:tcMar>
              <w:top w:w="0" w:type="dxa"/>
              <w:left w:w="108" w:type="dxa"/>
              <w:bottom w:w="0" w:type="dxa"/>
              <w:right w:w="108" w:type="dxa"/>
            </w:tcMar>
            <w:hideMark/>
          </w:tcPr>
          <w:p w14:paraId="04878CBE" w14:textId="77777777" w:rsidR="004A380D" w:rsidRPr="009474CC" w:rsidRDefault="004A380D" w:rsidP="004A380D">
            <w:pPr>
              <w:spacing w:before="40" w:after="40"/>
              <w:rPr>
                <w:color w:val="000000"/>
                <w:sz w:val="22"/>
                <w:szCs w:val="22"/>
              </w:rPr>
            </w:pPr>
            <w:r w:rsidRPr="009474CC">
              <w:rPr>
                <w:color w:val="000000"/>
                <w:sz w:val="22"/>
                <w:szCs w:val="22"/>
              </w:rPr>
              <w:t>0.24</w:t>
            </w:r>
          </w:p>
        </w:tc>
        <w:tc>
          <w:tcPr>
            <w:tcW w:w="0" w:type="auto"/>
            <w:tcMar>
              <w:top w:w="0" w:type="dxa"/>
              <w:left w:w="108" w:type="dxa"/>
              <w:bottom w:w="0" w:type="dxa"/>
              <w:right w:w="108" w:type="dxa"/>
            </w:tcMar>
            <w:hideMark/>
          </w:tcPr>
          <w:p w14:paraId="5F2F0A72" w14:textId="77777777" w:rsidR="004A380D" w:rsidRPr="009474CC" w:rsidRDefault="004A380D" w:rsidP="004A380D">
            <w:pPr>
              <w:spacing w:before="40" w:after="40"/>
              <w:rPr>
                <w:color w:val="000000"/>
                <w:sz w:val="22"/>
                <w:szCs w:val="22"/>
              </w:rPr>
            </w:pPr>
            <w:r w:rsidRPr="009474CC">
              <w:rPr>
                <w:color w:val="000000"/>
                <w:sz w:val="22"/>
                <w:szCs w:val="22"/>
              </w:rPr>
              <w:t>0.05</w:t>
            </w:r>
          </w:p>
        </w:tc>
      </w:tr>
      <w:tr w:rsidR="004A380D" w:rsidRPr="00AA793B" w14:paraId="76F43F89" w14:textId="77777777" w:rsidTr="009474CC">
        <w:trPr>
          <w:trHeight w:hRule="exact" w:val="274"/>
        </w:trPr>
        <w:tc>
          <w:tcPr>
            <w:tcW w:w="0" w:type="auto"/>
            <w:tcMar>
              <w:top w:w="0" w:type="dxa"/>
              <w:left w:w="108" w:type="dxa"/>
              <w:bottom w:w="0" w:type="dxa"/>
              <w:right w:w="108" w:type="dxa"/>
            </w:tcMar>
            <w:hideMark/>
          </w:tcPr>
          <w:p w14:paraId="55AF7A88" w14:textId="77777777" w:rsidR="004A380D" w:rsidRPr="009474CC" w:rsidRDefault="004A380D" w:rsidP="004A380D">
            <w:pPr>
              <w:spacing w:before="40" w:after="40"/>
              <w:rPr>
                <w:color w:val="000000"/>
                <w:sz w:val="22"/>
                <w:szCs w:val="22"/>
              </w:rPr>
            </w:pPr>
            <w:r w:rsidRPr="009474CC">
              <w:rPr>
                <w:color w:val="000000"/>
                <w:sz w:val="22"/>
                <w:szCs w:val="22"/>
              </w:rPr>
              <w:t>Finance, Insurance, and Real Estate</w:t>
            </w:r>
          </w:p>
        </w:tc>
        <w:tc>
          <w:tcPr>
            <w:tcW w:w="0" w:type="auto"/>
            <w:tcMar>
              <w:top w:w="0" w:type="dxa"/>
              <w:left w:w="108" w:type="dxa"/>
              <w:bottom w:w="0" w:type="dxa"/>
              <w:right w:w="108" w:type="dxa"/>
            </w:tcMar>
            <w:hideMark/>
          </w:tcPr>
          <w:p w14:paraId="47FC8B5F" w14:textId="77777777" w:rsidR="004A380D" w:rsidRPr="009474CC" w:rsidRDefault="004A380D" w:rsidP="004A380D">
            <w:pPr>
              <w:spacing w:before="40" w:after="40"/>
              <w:rPr>
                <w:color w:val="000000"/>
                <w:sz w:val="22"/>
                <w:szCs w:val="22"/>
              </w:rPr>
            </w:pPr>
            <w:r w:rsidRPr="009474CC">
              <w:rPr>
                <w:color w:val="000000"/>
                <w:sz w:val="22"/>
                <w:szCs w:val="22"/>
              </w:rPr>
              <w:t>0.06</w:t>
            </w:r>
          </w:p>
        </w:tc>
        <w:tc>
          <w:tcPr>
            <w:tcW w:w="0" w:type="auto"/>
            <w:tcMar>
              <w:top w:w="0" w:type="dxa"/>
              <w:left w:w="108" w:type="dxa"/>
              <w:bottom w:w="0" w:type="dxa"/>
              <w:right w:w="108" w:type="dxa"/>
            </w:tcMar>
            <w:hideMark/>
          </w:tcPr>
          <w:p w14:paraId="3E7B9ECB" w14:textId="77777777" w:rsidR="004A380D" w:rsidRPr="009474CC" w:rsidRDefault="004A380D" w:rsidP="004A380D">
            <w:pPr>
              <w:spacing w:before="40" w:after="40"/>
              <w:rPr>
                <w:color w:val="000000"/>
                <w:sz w:val="22"/>
                <w:szCs w:val="22"/>
              </w:rPr>
            </w:pPr>
            <w:r w:rsidRPr="009474CC">
              <w:rPr>
                <w:color w:val="000000"/>
                <w:sz w:val="22"/>
                <w:szCs w:val="22"/>
              </w:rPr>
              <w:t>0.06</w:t>
            </w:r>
          </w:p>
        </w:tc>
        <w:tc>
          <w:tcPr>
            <w:tcW w:w="0" w:type="auto"/>
            <w:tcMar>
              <w:top w:w="0" w:type="dxa"/>
              <w:left w:w="108" w:type="dxa"/>
              <w:bottom w:w="0" w:type="dxa"/>
              <w:right w:w="108" w:type="dxa"/>
            </w:tcMar>
            <w:hideMark/>
          </w:tcPr>
          <w:p w14:paraId="27879F13" w14:textId="77777777" w:rsidR="004A380D" w:rsidRPr="009474CC" w:rsidRDefault="004A380D" w:rsidP="004A380D">
            <w:pPr>
              <w:spacing w:before="40" w:after="40"/>
              <w:rPr>
                <w:color w:val="000000"/>
                <w:sz w:val="22"/>
                <w:szCs w:val="22"/>
              </w:rPr>
            </w:pPr>
            <w:r w:rsidRPr="009474CC">
              <w:rPr>
                <w:color w:val="000000"/>
                <w:sz w:val="22"/>
                <w:szCs w:val="22"/>
              </w:rPr>
              <w:t>0.06</w:t>
            </w:r>
          </w:p>
        </w:tc>
        <w:tc>
          <w:tcPr>
            <w:tcW w:w="0" w:type="auto"/>
            <w:tcMar>
              <w:top w:w="0" w:type="dxa"/>
              <w:left w:w="108" w:type="dxa"/>
              <w:bottom w:w="0" w:type="dxa"/>
              <w:right w:w="108" w:type="dxa"/>
            </w:tcMar>
            <w:hideMark/>
          </w:tcPr>
          <w:p w14:paraId="18EE60C4" w14:textId="77777777" w:rsidR="004A380D" w:rsidRPr="009474CC" w:rsidRDefault="004A380D" w:rsidP="004A380D">
            <w:pPr>
              <w:spacing w:before="40" w:after="40"/>
              <w:rPr>
                <w:color w:val="000000"/>
                <w:sz w:val="22"/>
                <w:szCs w:val="22"/>
              </w:rPr>
            </w:pPr>
            <w:r w:rsidRPr="009474CC">
              <w:rPr>
                <w:color w:val="000000"/>
                <w:sz w:val="22"/>
                <w:szCs w:val="22"/>
              </w:rPr>
              <w:t>0.06</w:t>
            </w:r>
          </w:p>
        </w:tc>
        <w:tc>
          <w:tcPr>
            <w:tcW w:w="0" w:type="auto"/>
            <w:tcMar>
              <w:top w:w="0" w:type="dxa"/>
              <w:left w:w="108" w:type="dxa"/>
              <w:bottom w:w="0" w:type="dxa"/>
              <w:right w:w="108" w:type="dxa"/>
            </w:tcMar>
            <w:hideMark/>
          </w:tcPr>
          <w:p w14:paraId="0C02EFE9" w14:textId="77777777" w:rsidR="004A380D" w:rsidRPr="009474CC" w:rsidRDefault="004A380D" w:rsidP="004A380D">
            <w:pPr>
              <w:spacing w:before="40" w:after="40"/>
              <w:rPr>
                <w:color w:val="000000"/>
                <w:sz w:val="22"/>
                <w:szCs w:val="22"/>
              </w:rPr>
            </w:pPr>
            <w:r w:rsidRPr="009474CC">
              <w:rPr>
                <w:color w:val="000000"/>
                <w:sz w:val="22"/>
                <w:szCs w:val="22"/>
              </w:rPr>
              <w:t>0.05</w:t>
            </w:r>
          </w:p>
        </w:tc>
        <w:tc>
          <w:tcPr>
            <w:tcW w:w="0" w:type="auto"/>
            <w:tcMar>
              <w:top w:w="0" w:type="dxa"/>
              <w:left w:w="108" w:type="dxa"/>
              <w:bottom w:w="0" w:type="dxa"/>
              <w:right w:w="108" w:type="dxa"/>
            </w:tcMar>
            <w:hideMark/>
          </w:tcPr>
          <w:p w14:paraId="67BA73AA" w14:textId="77777777" w:rsidR="004A380D" w:rsidRPr="009474CC" w:rsidRDefault="004A380D" w:rsidP="004A380D">
            <w:pPr>
              <w:spacing w:before="40" w:after="40"/>
              <w:rPr>
                <w:color w:val="000000"/>
                <w:sz w:val="22"/>
                <w:szCs w:val="22"/>
              </w:rPr>
            </w:pPr>
            <w:r w:rsidRPr="009474CC">
              <w:rPr>
                <w:color w:val="000000"/>
                <w:sz w:val="22"/>
                <w:szCs w:val="22"/>
              </w:rPr>
              <w:t>-0.01</w:t>
            </w:r>
          </w:p>
        </w:tc>
      </w:tr>
      <w:tr w:rsidR="004A380D" w:rsidRPr="00AA793B" w14:paraId="602CE121" w14:textId="77777777" w:rsidTr="009474CC">
        <w:trPr>
          <w:trHeight w:hRule="exact" w:val="274"/>
        </w:trPr>
        <w:tc>
          <w:tcPr>
            <w:tcW w:w="0" w:type="auto"/>
            <w:tcMar>
              <w:top w:w="0" w:type="dxa"/>
              <w:left w:w="108" w:type="dxa"/>
              <w:bottom w:w="0" w:type="dxa"/>
              <w:right w:w="108" w:type="dxa"/>
            </w:tcMar>
            <w:hideMark/>
          </w:tcPr>
          <w:p w14:paraId="13365180" w14:textId="77777777" w:rsidR="004A380D" w:rsidRPr="009474CC" w:rsidRDefault="004A380D" w:rsidP="004A380D">
            <w:pPr>
              <w:spacing w:before="40" w:after="40"/>
              <w:rPr>
                <w:color w:val="000000"/>
                <w:sz w:val="22"/>
                <w:szCs w:val="22"/>
              </w:rPr>
            </w:pPr>
            <w:r w:rsidRPr="009474CC">
              <w:rPr>
                <w:color w:val="000000"/>
                <w:sz w:val="22"/>
                <w:szCs w:val="22"/>
              </w:rPr>
              <w:t>Business and Repair Services</w:t>
            </w:r>
          </w:p>
        </w:tc>
        <w:tc>
          <w:tcPr>
            <w:tcW w:w="0" w:type="auto"/>
            <w:tcMar>
              <w:top w:w="0" w:type="dxa"/>
              <w:left w:w="108" w:type="dxa"/>
              <w:bottom w:w="0" w:type="dxa"/>
              <w:right w:w="108" w:type="dxa"/>
            </w:tcMar>
            <w:hideMark/>
          </w:tcPr>
          <w:p w14:paraId="25E1502D" w14:textId="77777777" w:rsidR="004A380D" w:rsidRPr="009474CC" w:rsidRDefault="004A380D" w:rsidP="004A380D">
            <w:pPr>
              <w:spacing w:before="40" w:after="40"/>
              <w:rPr>
                <w:color w:val="000000"/>
                <w:sz w:val="22"/>
                <w:szCs w:val="22"/>
              </w:rPr>
            </w:pPr>
            <w:r w:rsidRPr="009474CC">
              <w:rPr>
                <w:color w:val="000000"/>
                <w:sz w:val="22"/>
                <w:szCs w:val="22"/>
              </w:rPr>
              <w:t>0.03</w:t>
            </w:r>
          </w:p>
        </w:tc>
        <w:tc>
          <w:tcPr>
            <w:tcW w:w="0" w:type="auto"/>
            <w:tcMar>
              <w:top w:w="0" w:type="dxa"/>
              <w:left w:w="108" w:type="dxa"/>
              <w:bottom w:w="0" w:type="dxa"/>
              <w:right w:w="108" w:type="dxa"/>
            </w:tcMar>
            <w:hideMark/>
          </w:tcPr>
          <w:p w14:paraId="4FCD9C6C" w14:textId="77777777" w:rsidR="004A380D" w:rsidRPr="009474CC" w:rsidRDefault="004A380D" w:rsidP="004A380D">
            <w:pPr>
              <w:spacing w:before="40" w:after="40"/>
              <w:rPr>
                <w:color w:val="000000"/>
                <w:sz w:val="22"/>
                <w:szCs w:val="22"/>
              </w:rPr>
            </w:pPr>
            <w:r w:rsidRPr="009474CC">
              <w:rPr>
                <w:color w:val="000000"/>
                <w:sz w:val="22"/>
                <w:szCs w:val="22"/>
              </w:rPr>
              <w:t>0.04</w:t>
            </w:r>
          </w:p>
        </w:tc>
        <w:tc>
          <w:tcPr>
            <w:tcW w:w="0" w:type="auto"/>
            <w:tcMar>
              <w:top w:w="0" w:type="dxa"/>
              <w:left w:w="108" w:type="dxa"/>
              <w:bottom w:w="0" w:type="dxa"/>
              <w:right w:w="108" w:type="dxa"/>
            </w:tcMar>
            <w:hideMark/>
          </w:tcPr>
          <w:p w14:paraId="1DF6BF6A" w14:textId="77777777" w:rsidR="004A380D" w:rsidRPr="009474CC" w:rsidRDefault="004A380D" w:rsidP="004A380D">
            <w:pPr>
              <w:spacing w:before="40" w:after="40"/>
              <w:rPr>
                <w:color w:val="000000"/>
                <w:sz w:val="22"/>
                <w:szCs w:val="22"/>
              </w:rPr>
            </w:pPr>
            <w:r w:rsidRPr="009474CC">
              <w:rPr>
                <w:color w:val="000000"/>
                <w:sz w:val="22"/>
                <w:szCs w:val="22"/>
              </w:rPr>
              <w:t>0.05</w:t>
            </w:r>
          </w:p>
        </w:tc>
        <w:tc>
          <w:tcPr>
            <w:tcW w:w="0" w:type="auto"/>
            <w:tcMar>
              <w:top w:w="0" w:type="dxa"/>
              <w:left w:w="108" w:type="dxa"/>
              <w:bottom w:w="0" w:type="dxa"/>
              <w:right w:w="108" w:type="dxa"/>
            </w:tcMar>
            <w:hideMark/>
          </w:tcPr>
          <w:p w14:paraId="1E1A19BB" w14:textId="77777777" w:rsidR="004A380D" w:rsidRPr="009474CC" w:rsidRDefault="004A380D" w:rsidP="004A380D">
            <w:pPr>
              <w:spacing w:before="40" w:after="40"/>
              <w:rPr>
                <w:color w:val="000000"/>
                <w:sz w:val="22"/>
                <w:szCs w:val="22"/>
              </w:rPr>
            </w:pPr>
            <w:r w:rsidRPr="009474CC">
              <w:rPr>
                <w:color w:val="000000"/>
                <w:sz w:val="22"/>
                <w:szCs w:val="22"/>
              </w:rPr>
              <w:t>0.06</w:t>
            </w:r>
          </w:p>
        </w:tc>
        <w:tc>
          <w:tcPr>
            <w:tcW w:w="0" w:type="auto"/>
            <w:tcMar>
              <w:top w:w="0" w:type="dxa"/>
              <w:left w:w="108" w:type="dxa"/>
              <w:bottom w:w="0" w:type="dxa"/>
              <w:right w:w="108" w:type="dxa"/>
            </w:tcMar>
            <w:hideMark/>
          </w:tcPr>
          <w:p w14:paraId="6A59D4B3" w14:textId="77777777" w:rsidR="004A380D" w:rsidRPr="009474CC" w:rsidRDefault="004A380D" w:rsidP="004A380D">
            <w:pPr>
              <w:spacing w:before="40" w:after="40"/>
              <w:rPr>
                <w:color w:val="000000"/>
                <w:sz w:val="22"/>
                <w:szCs w:val="22"/>
              </w:rPr>
            </w:pPr>
            <w:r w:rsidRPr="009474CC">
              <w:rPr>
                <w:color w:val="000000"/>
                <w:sz w:val="22"/>
                <w:szCs w:val="22"/>
              </w:rPr>
              <w:t>0.06</w:t>
            </w:r>
          </w:p>
        </w:tc>
        <w:tc>
          <w:tcPr>
            <w:tcW w:w="0" w:type="auto"/>
            <w:tcMar>
              <w:top w:w="0" w:type="dxa"/>
              <w:left w:w="108" w:type="dxa"/>
              <w:bottom w:w="0" w:type="dxa"/>
              <w:right w:w="108" w:type="dxa"/>
            </w:tcMar>
            <w:hideMark/>
          </w:tcPr>
          <w:p w14:paraId="1341D8F5" w14:textId="77777777" w:rsidR="004A380D" w:rsidRPr="009474CC" w:rsidRDefault="004A380D" w:rsidP="004A380D">
            <w:pPr>
              <w:spacing w:before="40" w:after="40"/>
              <w:rPr>
                <w:color w:val="000000"/>
                <w:sz w:val="22"/>
                <w:szCs w:val="22"/>
              </w:rPr>
            </w:pPr>
            <w:r w:rsidRPr="009474CC">
              <w:rPr>
                <w:color w:val="000000"/>
                <w:sz w:val="22"/>
                <w:szCs w:val="22"/>
              </w:rPr>
              <w:t>0.03</w:t>
            </w:r>
          </w:p>
        </w:tc>
      </w:tr>
      <w:tr w:rsidR="004A380D" w:rsidRPr="00AA793B" w14:paraId="37E4239F" w14:textId="77777777" w:rsidTr="009474CC">
        <w:trPr>
          <w:trHeight w:hRule="exact" w:val="274"/>
        </w:trPr>
        <w:tc>
          <w:tcPr>
            <w:tcW w:w="0" w:type="auto"/>
            <w:tcMar>
              <w:top w:w="0" w:type="dxa"/>
              <w:left w:w="108" w:type="dxa"/>
              <w:bottom w:w="0" w:type="dxa"/>
              <w:right w:w="108" w:type="dxa"/>
            </w:tcMar>
            <w:hideMark/>
          </w:tcPr>
          <w:p w14:paraId="34C59CAF" w14:textId="77777777" w:rsidR="004A380D" w:rsidRPr="009474CC" w:rsidRDefault="004A380D" w:rsidP="004A380D">
            <w:pPr>
              <w:spacing w:before="40" w:after="40"/>
              <w:rPr>
                <w:color w:val="000000"/>
                <w:sz w:val="22"/>
                <w:szCs w:val="22"/>
              </w:rPr>
            </w:pPr>
            <w:r w:rsidRPr="009474CC">
              <w:rPr>
                <w:color w:val="000000"/>
                <w:sz w:val="22"/>
                <w:szCs w:val="22"/>
              </w:rPr>
              <w:t>Personal Services</w:t>
            </w:r>
          </w:p>
        </w:tc>
        <w:tc>
          <w:tcPr>
            <w:tcW w:w="0" w:type="auto"/>
            <w:tcMar>
              <w:top w:w="0" w:type="dxa"/>
              <w:left w:w="108" w:type="dxa"/>
              <w:bottom w:w="0" w:type="dxa"/>
              <w:right w:w="108" w:type="dxa"/>
            </w:tcMar>
            <w:hideMark/>
          </w:tcPr>
          <w:p w14:paraId="1C18BC6B" w14:textId="77777777" w:rsidR="004A380D" w:rsidRPr="009474CC" w:rsidRDefault="004A380D" w:rsidP="004A380D">
            <w:pPr>
              <w:spacing w:before="40" w:after="40"/>
              <w:rPr>
                <w:color w:val="000000"/>
                <w:sz w:val="22"/>
                <w:szCs w:val="22"/>
              </w:rPr>
            </w:pPr>
            <w:r w:rsidRPr="009474CC">
              <w:rPr>
                <w:color w:val="000000"/>
                <w:sz w:val="22"/>
                <w:szCs w:val="22"/>
              </w:rPr>
              <w:t>0.03</w:t>
            </w:r>
          </w:p>
        </w:tc>
        <w:tc>
          <w:tcPr>
            <w:tcW w:w="0" w:type="auto"/>
            <w:tcMar>
              <w:top w:w="0" w:type="dxa"/>
              <w:left w:w="108" w:type="dxa"/>
              <w:bottom w:w="0" w:type="dxa"/>
              <w:right w:w="108" w:type="dxa"/>
            </w:tcMar>
            <w:hideMark/>
          </w:tcPr>
          <w:p w14:paraId="7C011C59" w14:textId="77777777" w:rsidR="004A380D" w:rsidRPr="009474CC" w:rsidRDefault="004A380D" w:rsidP="004A380D">
            <w:pPr>
              <w:spacing w:before="40" w:after="40"/>
              <w:rPr>
                <w:color w:val="000000"/>
                <w:sz w:val="22"/>
                <w:szCs w:val="22"/>
              </w:rPr>
            </w:pPr>
            <w:r w:rsidRPr="009474CC">
              <w:rPr>
                <w:color w:val="000000"/>
                <w:sz w:val="22"/>
                <w:szCs w:val="22"/>
              </w:rPr>
              <w:t>0.03</w:t>
            </w:r>
          </w:p>
        </w:tc>
        <w:tc>
          <w:tcPr>
            <w:tcW w:w="0" w:type="auto"/>
            <w:tcMar>
              <w:top w:w="0" w:type="dxa"/>
              <w:left w:w="108" w:type="dxa"/>
              <w:bottom w:w="0" w:type="dxa"/>
              <w:right w:w="108" w:type="dxa"/>
            </w:tcMar>
            <w:hideMark/>
          </w:tcPr>
          <w:p w14:paraId="51A98D79" w14:textId="77777777" w:rsidR="004A380D" w:rsidRPr="009474CC" w:rsidRDefault="004A380D" w:rsidP="004A380D">
            <w:pPr>
              <w:spacing w:before="40" w:after="40"/>
              <w:rPr>
                <w:color w:val="000000"/>
                <w:sz w:val="22"/>
                <w:szCs w:val="22"/>
              </w:rPr>
            </w:pPr>
            <w:r w:rsidRPr="009474CC">
              <w:rPr>
                <w:color w:val="000000"/>
                <w:sz w:val="22"/>
                <w:szCs w:val="22"/>
              </w:rPr>
              <w:t>0.03</w:t>
            </w:r>
          </w:p>
        </w:tc>
        <w:tc>
          <w:tcPr>
            <w:tcW w:w="0" w:type="auto"/>
            <w:tcMar>
              <w:top w:w="0" w:type="dxa"/>
              <w:left w:w="108" w:type="dxa"/>
              <w:bottom w:w="0" w:type="dxa"/>
              <w:right w:w="108" w:type="dxa"/>
            </w:tcMar>
            <w:hideMark/>
          </w:tcPr>
          <w:p w14:paraId="70A540A2" w14:textId="77777777" w:rsidR="004A380D" w:rsidRPr="009474CC" w:rsidRDefault="004A380D" w:rsidP="004A380D">
            <w:pPr>
              <w:spacing w:before="40" w:after="40"/>
              <w:rPr>
                <w:color w:val="000000"/>
                <w:sz w:val="22"/>
                <w:szCs w:val="22"/>
              </w:rPr>
            </w:pPr>
            <w:r w:rsidRPr="009474CC">
              <w:rPr>
                <w:color w:val="000000"/>
                <w:sz w:val="22"/>
                <w:szCs w:val="22"/>
              </w:rPr>
              <w:t>0.04</w:t>
            </w:r>
          </w:p>
        </w:tc>
        <w:tc>
          <w:tcPr>
            <w:tcW w:w="0" w:type="auto"/>
            <w:tcMar>
              <w:top w:w="0" w:type="dxa"/>
              <w:left w:w="108" w:type="dxa"/>
              <w:bottom w:w="0" w:type="dxa"/>
              <w:right w:w="108" w:type="dxa"/>
            </w:tcMar>
            <w:hideMark/>
          </w:tcPr>
          <w:p w14:paraId="0EAD735A" w14:textId="77777777" w:rsidR="004A380D" w:rsidRPr="009474CC" w:rsidRDefault="004A380D" w:rsidP="004A380D">
            <w:pPr>
              <w:spacing w:before="40" w:after="40"/>
              <w:rPr>
                <w:color w:val="000000"/>
                <w:sz w:val="22"/>
                <w:szCs w:val="22"/>
              </w:rPr>
            </w:pPr>
            <w:r w:rsidRPr="009474CC">
              <w:rPr>
                <w:color w:val="000000"/>
                <w:sz w:val="22"/>
                <w:szCs w:val="22"/>
              </w:rPr>
              <w:t>0.03</w:t>
            </w:r>
          </w:p>
        </w:tc>
        <w:tc>
          <w:tcPr>
            <w:tcW w:w="0" w:type="auto"/>
            <w:tcMar>
              <w:top w:w="0" w:type="dxa"/>
              <w:left w:w="108" w:type="dxa"/>
              <w:bottom w:w="0" w:type="dxa"/>
              <w:right w:w="108" w:type="dxa"/>
            </w:tcMar>
            <w:hideMark/>
          </w:tcPr>
          <w:p w14:paraId="2F2EF7C6" w14:textId="77777777" w:rsidR="004A380D" w:rsidRPr="009474CC" w:rsidRDefault="004A380D" w:rsidP="004A380D">
            <w:pPr>
              <w:spacing w:before="40" w:after="40"/>
              <w:rPr>
                <w:color w:val="000000"/>
                <w:sz w:val="22"/>
                <w:szCs w:val="22"/>
              </w:rPr>
            </w:pPr>
            <w:r w:rsidRPr="009474CC">
              <w:rPr>
                <w:color w:val="000000"/>
                <w:sz w:val="22"/>
                <w:szCs w:val="22"/>
              </w:rPr>
              <w:t>0.00</w:t>
            </w:r>
          </w:p>
        </w:tc>
      </w:tr>
      <w:tr w:rsidR="004A380D" w:rsidRPr="00AA793B" w14:paraId="73D7F2DA" w14:textId="77777777" w:rsidTr="009474CC">
        <w:trPr>
          <w:trHeight w:hRule="exact" w:val="274"/>
        </w:trPr>
        <w:tc>
          <w:tcPr>
            <w:tcW w:w="0" w:type="auto"/>
            <w:tcMar>
              <w:top w:w="0" w:type="dxa"/>
              <w:left w:w="108" w:type="dxa"/>
              <w:bottom w:w="0" w:type="dxa"/>
              <w:right w:w="108" w:type="dxa"/>
            </w:tcMar>
            <w:hideMark/>
          </w:tcPr>
          <w:p w14:paraId="4637698C" w14:textId="77777777" w:rsidR="004A380D" w:rsidRPr="009474CC" w:rsidRDefault="004A380D" w:rsidP="004A380D">
            <w:pPr>
              <w:spacing w:before="40" w:after="40"/>
              <w:rPr>
                <w:color w:val="000000"/>
                <w:sz w:val="22"/>
                <w:szCs w:val="22"/>
              </w:rPr>
            </w:pPr>
            <w:r w:rsidRPr="009474CC">
              <w:rPr>
                <w:color w:val="000000"/>
                <w:sz w:val="22"/>
                <w:szCs w:val="22"/>
              </w:rPr>
              <w:t xml:space="preserve">Entertainment and </w:t>
            </w:r>
            <w:proofErr w:type="spellStart"/>
            <w:r w:rsidRPr="009474CC">
              <w:rPr>
                <w:color w:val="000000"/>
                <w:sz w:val="22"/>
                <w:szCs w:val="22"/>
              </w:rPr>
              <w:t>Recr</w:t>
            </w:r>
            <w:proofErr w:type="spellEnd"/>
            <w:r w:rsidRPr="009474CC">
              <w:rPr>
                <w:color w:val="000000"/>
                <w:sz w:val="22"/>
                <w:szCs w:val="22"/>
              </w:rPr>
              <w:t>. Services</w:t>
            </w:r>
          </w:p>
        </w:tc>
        <w:tc>
          <w:tcPr>
            <w:tcW w:w="0" w:type="auto"/>
            <w:tcMar>
              <w:top w:w="0" w:type="dxa"/>
              <w:left w:w="108" w:type="dxa"/>
              <w:bottom w:w="0" w:type="dxa"/>
              <w:right w:w="108" w:type="dxa"/>
            </w:tcMar>
            <w:hideMark/>
          </w:tcPr>
          <w:p w14:paraId="56D8F115" w14:textId="77777777" w:rsidR="004A380D" w:rsidRPr="009474CC" w:rsidRDefault="004A380D" w:rsidP="004A380D">
            <w:pPr>
              <w:spacing w:before="40" w:after="40"/>
              <w:rPr>
                <w:color w:val="000000"/>
                <w:sz w:val="22"/>
                <w:szCs w:val="22"/>
              </w:rPr>
            </w:pPr>
            <w:r w:rsidRPr="009474CC">
              <w:rPr>
                <w:color w:val="000000"/>
                <w:sz w:val="22"/>
                <w:szCs w:val="22"/>
              </w:rPr>
              <w:t>0.01</w:t>
            </w:r>
          </w:p>
        </w:tc>
        <w:tc>
          <w:tcPr>
            <w:tcW w:w="0" w:type="auto"/>
            <w:tcMar>
              <w:top w:w="0" w:type="dxa"/>
              <w:left w:w="108" w:type="dxa"/>
              <w:bottom w:w="0" w:type="dxa"/>
              <w:right w:w="108" w:type="dxa"/>
            </w:tcMar>
            <w:hideMark/>
          </w:tcPr>
          <w:p w14:paraId="5BA58892" w14:textId="77777777" w:rsidR="004A380D" w:rsidRPr="009474CC" w:rsidRDefault="004A380D" w:rsidP="004A380D">
            <w:pPr>
              <w:spacing w:before="40" w:after="40"/>
              <w:rPr>
                <w:color w:val="000000"/>
                <w:sz w:val="22"/>
                <w:szCs w:val="22"/>
              </w:rPr>
            </w:pPr>
            <w:r w:rsidRPr="009474CC">
              <w:rPr>
                <w:color w:val="000000"/>
                <w:sz w:val="22"/>
                <w:szCs w:val="22"/>
              </w:rPr>
              <w:t>0.01</w:t>
            </w:r>
          </w:p>
        </w:tc>
        <w:tc>
          <w:tcPr>
            <w:tcW w:w="0" w:type="auto"/>
            <w:tcMar>
              <w:top w:w="0" w:type="dxa"/>
              <w:left w:w="108" w:type="dxa"/>
              <w:bottom w:w="0" w:type="dxa"/>
              <w:right w:w="108" w:type="dxa"/>
            </w:tcMar>
            <w:hideMark/>
          </w:tcPr>
          <w:p w14:paraId="78752FFD" w14:textId="77777777" w:rsidR="004A380D" w:rsidRPr="009474CC" w:rsidRDefault="004A380D" w:rsidP="004A380D">
            <w:pPr>
              <w:spacing w:before="40" w:after="40"/>
              <w:rPr>
                <w:color w:val="000000"/>
                <w:sz w:val="22"/>
                <w:szCs w:val="22"/>
              </w:rPr>
            </w:pPr>
            <w:r w:rsidRPr="009474CC">
              <w:rPr>
                <w:color w:val="000000"/>
                <w:sz w:val="22"/>
                <w:szCs w:val="22"/>
              </w:rPr>
              <w:t>0.02</w:t>
            </w:r>
          </w:p>
        </w:tc>
        <w:tc>
          <w:tcPr>
            <w:tcW w:w="0" w:type="auto"/>
            <w:tcMar>
              <w:top w:w="0" w:type="dxa"/>
              <w:left w:w="108" w:type="dxa"/>
              <w:bottom w:w="0" w:type="dxa"/>
              <w:right w:w="108" w:type="dxa"/>
            </w:tcMar>
            <w:hideMark/>
          </w:tcPr>
          <w:p w14:paraId="42BEECC7" w14:textId="77777777" w:rsidR="004A380D" w:rsidRPr="009474CC" w:rsidRDefault="004A380D" w:rsidP="004A380D">
            <w:pPr>
              <w:spacing w:before="40" w:after="40"/>
              <w:rPr>
                <w:color w:val="000000"/>
                <w:sz w:val="22"/>
                <w:szCs w:val="22"/>
              </w:rPr>
            </w:pPr>
            <w:r w:rsidRPr="009474CC">
              <w:rPr>
                <w:color w:val="000000"/>
                <w:sz w:val="22"/>
                <w:szCs w:val="22"/>
              </w:rPr>
              <w:t>0.02</w:t>
            </w:r>
          </w:p>
        </w:tc>
        <w:tc>
          <w:tcPr>
            <w:tcW w:w="0" w:type="auto"/>
            <w:tcMar>
              <w:top w:w="0" w:type="dxa"/>
              <w:left w:w="108" w:type="dxa"/>
              <w:bottom w:w="0" w:type="dxa"/>
              <w:right w:w="108" w:type="dxa"/>
            </w:tcMar>
            <w:hideMark/>
          </w:tcPr>
          <w:p w14:paraId="318E6F7A" w14:textId="77777777" w:rsidR="004A380D" w:rsidRPr="009474CC" w:rsidRDefault="004A380D" w:rsidP="004A380D">
            <w:pPr>
              <w:spacing w:before="40" w:after="40"/>
              <w:rPr>
                <w:color w:val="000000"/>
                <w:sz w:val="22"/>
                <w:szCs w:val="22"/>
              </w:rPr>
            </w:pPr>
            <w:r w:rsidRPr="009474CC">
              <w:rPr>
                <w:color w:val="000000"/>
                <w:sz w:val="22"/>
                <w:szCs w:val="22"/>
              </w:rPr>
              <w:t>0.02</w:t>
            </w:r>
          </w:p>
        </w:tc>
        <w:tc>
          <w:tcPr>
            <w:tcW w:w="0" w:type="auto"/>
            <w:tcMar>
              <w:top w:w="0" w:type="dxa"/>
              <w:left w:w="108" w:type="dxa"/>
              <w:bottom w:w="0" w:type="dxa"/>
              <w:right w:w="108" w:type="dxa"/>
            </w:tcMar>
            <w:hideMark/>
          </w:tcPr>
          <w:p w14:paraId="4057655A" w14:textId="77777777" w:rsidR="004A380D" w:rsidRPr="009474CC" w:rsidRDefault="004A380D" w:rsidP="004A380D">
            <w:pPr>
              <w:spacing w:before="40" w:after="40"/>
              <w:rPr>
                <w:color w:val="000000"/>
                <w:sz w:val="22"/>
                <w:szCs w:val="22"/>
              </w:rPr>
            </w:pPr>
            <w:r w:rsidRPr="009474CC">
              <w:rPr>
                <w:color w:val="000000"/>
                <w:sz w:val="22"/>
                <w:szCs w:val="22"/>
              </w:rPr>
              <w:t>0.01</w:t>
            </w:r>
          </w:p>
        </w:tc>
      </w:tr>
      <w:tr w:rsidR="004A380D" w:rsidRPr="00AA793B" w14:paraId="7A3229F8" w14:textId="77777777" w:rsidTr="009474CC">
        <w:trPr>
          <w:trHeight w:hRule="exact" w:val="274"/>
        </w:trPr>
        <w:tc>
          <w:tcPr>
            <w:tcW w:w="0" w:type="auto"/>
            <w:tcMar>
              <w:top w:w="0" w:type="dxa"/>
              <w:left w:w="108" w:type="dxa"/>
              <w:bottom w:w="0" w:type="dxa"/>
              <w:right w:w="108" w:type="dxa"/>
            </w:tcMar>
            <w:hideMark/>
          </w:tcPr>
          <w:p w14:paraId="3E8C8823" w14:textId="77777777" w:rsidR="004A380D" w:rsidRPr="009474CC" w:rsidRDefault="004A380D" w:rsidP="004A380D">
            <w:pPr>
              <w:spacing w:before="40" w:after="40"/>
              <w:rPr>
                <w:color w:val="000000"/>
                <w:sz w:val="22"/>
                <w:szCs w:val="22"/>
              </w:rPr>
            </w:pPr>
            <w:r w:rsidRPr="009474CC">
              <w:rPr>
                <w:color w:val="000000"/>
                <w:sz w:val="22"/>
                <w:szCs w:val="22"/>
              </w:rPr>
              <w:t>Professional and Related Services</w:t>
            </w:r>
          </w:p>
        </w:tc>
        <w:tc>
          <w:tcPr>
            <w:tcW w:w="0" w:type="auto"/>
            <w:tcMar>
              <w:top w:w="0" w:type="dxa"/>
              <w:left w:w="108" w:type="dxa"/>
              <w:bottom w:w="0" w:type="dxa"/>
              <w:right w:w="108" w:type="dxa"/>
            </w:tcMar>
            <w:hideMark/>
          </w:tcPr>
          <w:p w14:paraId="304F72C5" w14:textId="77777777" w:rsidR="004A380D" w:rsidRPr="009474CC" w:rsidRDefault="004A380D" w:rsidP="004A380D">
            <w:pPr>
              <w:spacing w:before="40" w:after="40"/>
              <w:rPr>
                <w:color w:val="000000"/>
                <w:sz w:val="22"/>
                <w:szCs w:val="22"/>
              </w:rPr>
            </w:pPr>
            <w:r w:rsidRPr="009474CC">
              <w:rPr>
                <w:color w:val="000000"/>
                <w:sz w:val="22"/>
                <w:szCs w:val="22"/>
              </w:rPr>
              <w:t>0.15</w:t>
            </w:r>
          </w:p>
        </w:tc>
        <w:tc>
          <w:tcPr>
            <w:tcW w:w="0" w:type="auto"/>
            <w:tcMar>
              <w:top w:w="0" w:type="dxa"/>
              <w:left w:w="108" w:type="dxa"/>
              <w:bottom w:w="0" w:type="dxa"/>
              <w:right w:w="108" w:type="dxa"/>
            </w:tcMar>
            <w:hideMark/>
          </w:tcPr>
          <w:p w14:paraId="72F2B10D" w14:textId="77777777" w:rsidR="004A380D" w:rsidRPr="009474CC" w:rsidRDefault="004A380D" w:rsidP="004A380D">
            <w:pPr>
              <w:spacing w:before="40" w:after="40"/>
              <w:rPr>
                <w:color w:val="000000"/>
                <w:sz w:val="22"/>
                <w:szCs w:val="22"/>
              </w:rPr>
            </w:pPr>
            <w:r w:rsidRPr="009474CC">
              <w:rPr>
                <w:color w:val="000000"/>
                <w:sz w:val="22"/>
                <w:szCs w:val="22"/>
              </w:rPr>
              <w:t>0.16</w:t>
            </w:r>
          </w:p>
        </w:tc>
        <w:tc>
          <w:tcPr>
            <w:tcW w:w="0" w:type="auto"/>
            <w:tcMar>
              <w:top w:w="0" w:type="dxa"/>
              <w:left w:w="108" w:type="dxa"/>
              <w:bottom w:w="0" w:type="dxa"/>
              <w:right w:w="108" w:type="dxa"/>
            </w:tcMar>
            <w:hideMark/>
          </w:tcPr>
          <w:p w14:paraId="637F367B" w14:textId="77777777" w:rsidR="004A380D" w:rsidRPr="009474CC" w:rsidRDefault="004A380D" w:rsidP="004A380D">
            <w:pPr>
              <w:spacing w:before="40" w:after="40"/>
              <w:rPr>
                <w:color w:val="000000"/>
                <w:sz w:val="22"/>
                <w:szCs w:val="22"/>
              </w:rPr>
            </w:pPr>
            <w:r w:rsidRPr="009474CC">
              <w:rPr>
                <w:color w:val="000000"/>
                <w:sz w:val="22"/>
                <w:szCs w:val="22"/>
              </w:rPr>
              <w:t>0.19</w:t>
            </w:r>
          </w:p>
        </w:tc>
        <w:tc>
          <w:tcPr>
            <w:tcW w:w="0" w:type="auto"/>
            <w:tcMar>
              <w:top w:w="0" w:type="dxa"/>
              <w:left w:w="108" w:type="dxa"/>
              <w:bottom w:w="0" w:type="dxa"/>
              <w:right w:w="108" w:type="dxa"/>
            </w:tcMar>
            <w:hideMark/>
          </w:tcPr>
          <w:p w14:paraId="225A0924" w14:textId="77777777" w:rsidR="004A380D" w:rsidRPr="009474CC" w:rsidRDefault="004A380D" w:rsidP="004A380D">
            <w:pPr>
              <w:spacing w:before="40" w:after="40"/>
              <w:rPr>
                <w:color w:val="000000"/>
                <w:sz w:val="22"/>
                <w:szCs w:val="22"/>
              </w:rPr>
            </w:pPr>
            <w:r w:rsidRPr="009474CC">
              <w:rPr>
                <w:color w:val="000000"/>
                <w:sz w:val="22"/>
                <w:szCs w:val="22"/>
              </w:rPr>
              <w:t>0.22</w:t>
            </w:r>
          </w:p>
        </w:tc>
        <w:tc>
          <w:tcPr>
            <w:tcW w:w="0" w:type="auto"/>
            <w:tcMar>
              <w:top w:w="0" w:type="dxa"/>
              <w:left w:w="108" w:type="dxa"/>
              <w:bottom w:w="0" w:type="dxa"/>
              <w:right w:w="108" w:type="dxa"/>
            </w:tcMar>
            <w:hideMark/>
          </w:tcPr>
          <w:p w14:paraId="731D789A" w14:textId="77777777" w:rsidR="004A380D" w:rsidRPr="009474CC" w:rsidRDefault="004A380D" w:rsidP="004A380D">
            <w:pPr>
              <w:spacing w:before="40" w:after="40"/>
              <w:rPr>
                <w:color w:val="000000"/>
                <w:sz w:val="22"/>
                <w:szCs w:val="22"/>
              </w:rPr>
            </w:pPr>
            <w:r w:rsidRPr="009474CC">
              <w:rPr>
                <w:color w:val="000000"/>
                <w:sz w:val="22"/>
                <w:szCs w:val="22"/>
              </w:rPr>
              <w:t>0.22</w:t>
            </w:r>
          </w:p>
        </w:tc>
        <w:tc>
          <w:tcPr>
            <w:tcW w:w="0" w:type="auto"/>
            <w:tcMar>
              <w:top w:w="0" w:type="dxa"/>
              <w:left w:w="108" w:type="dxa"/>
              <w:bottom w:w="0" w:type="dxa"/>
              <w:right w:w="108" w:type="dxa"/>
            </w:tcMar>
            <w:hideMark/>
          </w:tcPr>
          <w:p w14:paraId="4CA89392" w14:textId="77777777" w:rsidR="004A380D" w:rsidRPr="009474CC" w:rsidRDefault="004A380D" w:rsidP="004A380D">
            <w:pPr>
              <w:spacing w:before="40" w:after="40"/>
              <w:rPr>
                <w:color w:val="000000"/>
                <w:sz w:val="22"/>
                <w:szCs w:val="22"/>
              </w:rPr>
            </w:pPr>
            <w:r w:rsidRPr="009474CC">
              <w:rPr>
                <w:color w:val="000000"/>
                <w:sz w:val="22"/>
                <w:szCs w:val="22"/>
              </w:rPr>
              <w:t>0.08</w:t>
            </w:r>
          </w:p>
        </w:tc>
      </w:tr>
      <w:tr w:rsidR="004A380D" w:rsidRPr="00AA793B" w14:paraId="03522B56" w14:textId="77777777" w:rsidTr="009474CC">
        <w:trPr>
          <w:trHeight w:hRule="exact" w:val="274"/>
        </w:trPr>
        <w:tc>
          <w:tcPr>
            <w:tcW w:w="0" w:type="auto"/>
            <w:tcBorders>
              <w:bottom w:val="single" w:sz="4" w:space="0" w:color="000000"/>
            </w:tcBorders>
            <w:tcMar>
              <w:top w:w="0" w:type="dxa"/>
              <w:left w:w="108" w:type="dxa"/>
              <w:bottom w:w="0" w:type="dxa"/>
              <w:right w:w="108" w:type="dxa"/>
            </w:tcMar>
            <w:hideMark/>
          </w:tcPr>
          <w:p w14:paraId="7180F871" w14:textId="77777777" w:rsidR="004A380D" w:rsidRPr="009474CC" w:rsidRDefault="004A380D" w:rsidP="004A380D">
            <w:pPr>
              <w:spacing w:before="40" w:after="40"/>
              <w:rPr>
                <w:color w:val="000000"/>
                <w:sz w:val="22"/>
                <w:szCs w:val="22"/>
              </w:rPr>
            </w:pPr>
            <w:r w:rsidRPr="009474CC">
              <w:rPr>
                <w:color w:val="000000"/>
                <w:sz w:val="22"/>
                <w:szCs w:val="22"/>
              </w:rPr>
              <w:t>Public Administration</w:t>
            </w:r>
          </w:p>
        </w:tc>
        <w:tc>
          <w:tcPr>
            <w:tcW w:w="0" w:type="auto"/>
            <w:tcBorders>
              <w:bottom w:val="single" w:sz="4" w:space="0" w:color="000000"/>
            </w:tcBorders>
            <w:tcMar>
              <w:top w:w="0" w:type="dxa"/>
              <w:left w:w="108" w:type="dxa"/>
              <w:bottom w:w="0" w:type="dxa"/>
              <w:right w:w="108" w:type="dxa"/>
            </w:tcMar>
            <w:hideMark/>
          </w:tcPr>
          <w:p w14:paraId="7BC7EFDF" w14:textId="77777777" w:rsidR="004A380D" w:rsidRPr="009474CC" w:rsidRDefault="004A380D" w:rsidP="004A380D">
            <w:pPr>
              <w:spacing w:before="40" w:after="40"/>
              <w:rPr>
                <w:color w:val="000000"/>
                <w:sz w:val="22"/>
                <w:szCs w:val="22"/>
              </w:rPr>
            </w:pPr>
            <w:r w:rsidRPr="009474CC">
              <w:rPr>
                <w:color w:val="000000"/>
                <w:sz w:val="22"/>
                <w:szCs w:val="22"/>
              </w:rPr>
              <w:t>0.05</w:t>
            </w:r>
          </w:p>
        </w:tc>
        <w:tc>
          <w:tcPr>
            <w:tcW w:w="0" w:type="auto"/>
            <w:tcBorders>
              <w:bottom w:val="single" w:sz="4" w:space="0" w:color="000000"/>
            </w:tcBorders>
            <w:tcMar>
              <w:top w:w="0" w:type="dxa"/>
              <w:left w:w="108" w:type="dxa"/>
              <w:bottom w:w="0" w:type="dxa"/>
              <w:right w:w="108" w:type="dxa"/>
            </w:tcMar>
            <w:hideMark/>
          </w:tcPr>
          <w:p w14:paraId="404A42B6" w14:textId="77777777" w:rsidR="004A380D" w:rsidRPr="009474CC" w:rsidRDefault="004A380D" w:rsidP="004A380D">
            <w:pPr>
              <w:spacing w:before="40" w:after="40"/>
              <w:rPr>
                <w:color w:val="000000"/>
                <w:sz w:val="22"/>
                <w:szCs w:val="22"/>
              </w:rPr>
            </w:pPr>
            <w:r w:rsidRPr="009474CC">
              <w:rPr>
                <w:color w:val="000000"/>
                <w:sz w:val="22"/>
                <w:szCs w:val="22"/>
              </w:rPr>
              <w:t>0.05</w:t>
            </w:r>
          </w:p>
        </w:tc>
        <w:tc>
          <w:tcPr>
            <w:tcW w:w="0" w:type="auto"/>
            <w:tcBorders>
              <w:bottom w:val="single" w:sz="4" w:space="0" w:color="000000"/>
            </w:tcBorders>
            <w:tcMar>
              <w:top w:w="0" w:type="dxa"/>
              <w:left w:w="108" w:type="dxa"/>
              <w:bottom w:w="0" w:type="dxa"/>
              <w:right w:w="108" w:type="dxa"/>
            </w:tcMar>
            <w:hideMark/>
          </w:tcPr>
          <w:p w14:paraId="7BEE0DF7" w14:textId="77777777" w:rsidR="004A380D" w:rsidRPr="009474CC" w:rsidRDefault="004A380D" w:rsidP="004A380D">
            <w:pPr>
              <w:spacing w:before="40" w:after="40"/>
              <w:rPr>
                <w:color w:val="000000"/>
                <w:sz w:val="22"/>
                <w:szCs w:val="22"/>
              </w:rPr>
            </w:pPr>
            <w:r w:rsidRPr="009474CC">
              <w:rPr>
                <w:color w:val="000000"/>
                <w:sz w:val="22"/>
                <w:szCs w:val="22"/>
              </w:rPr>
              <w:t>0.05</w:t>
            </w:r>
          </w:p>
        </w:tc>
        <w:tc>
          <w:tcPr>
            <w:tcW w:w="0" w:type="auto"/>
            <w:tcBorders>
              <w:bottom w:val="single" w:sz="4" w:space="0" w:color="000000"/>
            </w:tcBorders>
            <w:tcMar>
              <w:top w:w="0" w:type="dxa"/>
              <w:left w:w="108" w:type="dxa"/>
              <w:bottom w:w="0" w:type="dxa"/>
              <w:right w:w="108" w:type="dxa"/>
            </w:tcMar>
            <w:hideMark/>
          </w:tcPr>
          <w:p w14:paraId="769AB25D" w14:textId="77777777" w:rsidR="004A380D" w:rsidRPr="009474CC" w:rsidRDefault="004A380D" w:rsidP="004A380D">
            <w:pPr>
              <w:spacing w:before="40" w:after="40"/>
              <w:rPr>
                <w:color w:val="000000"/>
                <w:sz w:val="22"/>
                <w:szCs w:val="22"/>
              </w:rPr>
            </w:pPr>
            <w:r w:rsidRPr="009474CC">
              <w:rPr>
                <w:color w:val="000000"/>
                <w:sz w:val="22"/>
                <w:szCs w:val="22"/>
              </w:rPr>
              <w:t>0.05</w:t>
            </w:r>
          </w:p>
        </w:tc>
        <w:tc>
          <w:tcPr>
            <w:tcW w:w="0" w:type="auto"/>
            <w:tcBorders>
              <w:bottom w:val="single" w:sz="4" w:space="0" w:color="000000"/>
            </w:tcBorders>
            <w:tcMar>
              <w:top w:w="0" w:type="dxa"/>
              <w:left w:w="108" w:type="dxa"/>
              <w:bottom w:w="0" w:type="dxa"/>
              <w:right w:w="108" w:type="dxa"/>
            </w:tcMar>
            <w:hideMark/>
          </w:tcPr>
          <w:p w14:paraId="27B9A0E2" w14:textId="77777777" w:rsidR="004A380D" w:rsidRPr="009474CC" w:rsidRDefault="004A380D" w:rsidP="004A380D">
            <w:pPr>
              <w:spacing w:before="40" w:after="40"/>
              <w:rPr>
                <w:color w:val="000000"/>
                <w:sz w:val="22"/>
                <w:szCs w:val="22"/>
              </w:rPr>
            </w:pPr>
            <w:r w:rsidRPr="009474CC">
              <w:rPr>
                <w:color w:val="000000"/>
                <w:sz w:val="22"/>
                <w:szCs w:val="22"/>
              </w:rPr>
              <w:t>0.04</w:t>
            </w:r>
          </w:p>
        </w:tc>
        <w:tc>
          <w:tcPr>
            <w:tcW w:w="0" w:type="auto"/>
            <w:tcBorders>
              <w:bottom w:val="single" w:sz="4" w:space="0" w:color="000000"/>
            </w:tcBorders>
            <w:tcMar>
              <w:top w:w="0" w:type="dxa"/>
              <w:left w:w="108" w:type="dxa"/>
              <w:bottom w:w="0" w:type="dxa"/>
              <w:right w:w="108" w:type="dxa"/>
            </w:tcMar>
            <w:hideMark/>
          </w:tcPr>
          <w:p w14:paraId="175DC4C3" w14:textId="77777777" w:rsidR="004A380D" w:rsidRPr="009474CC" w:rsidRDefault="004A380D" w:rsidP="004A380D">
            <w:pPr>
              <w:spacing w:before="40" w:after="40"/>
              <w:rPr>
                <w:color w:val="000000"/>
                <w:sz w:val="22"/>
                <w:szCs w:val="22"/>
              </w:rPr>
            </w:pPr>
            <w:r w:rsidRPr="009474CC">
              <w:rPr>
                <w:color w:val="000000"/>
                <w:sz w:val="22"/>
                <w:szCs w:val="22"/>
              </w:rPr>
              <w:t>0.00</w:t>
            </w:r>
          </w:p>
        </w:tc>
      </w:tr>
    </w:tbl>
    <w:p w14:paraId="1A752A41" w14:textId="70607536" w:rsidR="009D5F3F" w:rsidRDefault="009D5F3F" w:rsidP="004A380D"/>
    <w:tbl>
      <w:tblPr>
        <w:tblpPr w:leftFromText="180" w:rightFromText="180" w:vertAnchor="text" w:horzAnchor="margin" w:tblpY="153"/>
        <w:tblW w:w="9253" w:type="dxa"/>
        <w:tblCellMar>
          <w:top w:w="15" w:type="dxa"/>
          <w:left w:w="15" w:type="dxa"/>
          <w:bottom w:w="15" w:type="dxa"/>
          <w:right w:w="15" w:type="dxa"/>
        </w:tblCellMar>
        <w:tblLook w:val="04A0" w:firstRow="1" w:lastRow="0" w:firstColumn="1" w:lastColumn="0" w:noHBand="0" w:noVBand="1"/>
      </w:tblPr>
      <w:tblGrid>
        <w:gridCol w:w="3978"/>
        <w:gridCol w:w="880"/>
        <w:gridCol w:w="879"/>
        <w:gridCol w:w="879"/>
        <w:gridCol w:w="879"/>
        <w:gridCol w:w="879"/>
        <w:gridCol w:w="879"/>
      </w:tblGrid>
      <w:tr w:rsidR="004A380D" w:rsidRPr="009805D3" w14:paraId="587FE247" w14:textId="77777777" w:rsidTr="009474CC">
        <w:trPr>
          <w:trHeight w:hRule="exact" w:val="540"/>
        </w:trPr>
        <w:tc>
          <w:tcPr>
            <w:tcW w:w="0" w:type="auto"/>
            <w:gridSpan w:val="7"/>
            <w:tcBorders>
              <w:bottom w:val="single" w:sz="4" w:space="0" w:color="000000"/>
            </w:tcBorders>
            <w:tcMar>
              <w:top w:w="0" w:type="dxa"/>
              <w:left w:w="108" w:type="dxa"/>
              <w:bottom w:w="0" w:type="dxa"/>
              <w:right w:w="108" w:type="dxa"/>
            </w:tcMar>
            <w:hideMark/>
          </w:tcPr>
          <w:p w14:paraId="2D23FBCE" w14:textId="77777777" w:rsidR="004A380D" w:rsidRPr="009805D3" w:rsidRDefault="004A380D" w:rsidP="004A380D">
            <w:r w:rsidRPr="009805D3">
              <w:rPr>
                <w:color w:val="000000"/>
              </w:rPr>
              <w:lastRenderedPageBreak/>
              <w:t xml:space="preserve">Table A2. </w:t>
            </w:r>
            <w:r>
              <w:rPr>
                <w:color w:val="000000"/>
              </w:rPr>
              <w:t>Means</w:t>
            </w:r>
            <w:r w:rsidRPr="009805D3">
              <w:rPr>
                <w:color w:val="000000"/>
              </w:rPr>
              <w:t xml:space="preserve"> for a</w:t>
            </w:r>
            <w:r>
              <w:rPr>
                <w:color w:val="000000"/>
              </w:rPr>
              <w:t>ll variables</w:t>
            </w:r>
            <w:r w:rsidRPr="009805D3">
              <w:rPr>
                <w:color w:val="000000"/>
              </w:rPr>
              <w:t>, PM occupations; Delta calculates the change</w:t>
            </w:r>
            <w:r>
              <w:rPr>
                <w:color w:val="000000"/>
              </w:rPr>
              <w:t xml:space="preserve"> </w:t>
            </w:r>
            <w:r w:rsidRPr="009805D3">
              <w:rPr>
                <w:color w:val="000000"/>
              </w:rPr>
              <w:t>between 1980 and 2019</w:t>
            </w:r>
          </w:p>
        </w:tc>
      </w:tr>
      <w:tr w:rsidR="004A380D" w:rsidRPr="009805D3" w14:paraId="0286A291" w14:textId="77777777" w:rsidTr="009474CC">
        <w:trPr>
          <w:trHeight w:hRule="exact" w:val="274"/>
        </w:trPr>
        <w:tc>
          <w:tcPr>
            <w:tcW w:w="0" w:type="auto"/>
            <w:tcBorders>
              <w:top w:val="single" w:sz="4" w:space="0" w:color="000000"/>
              <w:bottom w:val="single" w:sz="4" w:space="0" w:color="000000"/>
            </w:tcBorders>
            <w:tcMar>
              <w:top w:w="0" w:type="dxa"/>
              <w:left w:w="108" w:type="dxa"/>
              <w:bottom w:w="0" w:type="dxa"/>
              <w:right w:w="108" w:type="dxa"/>
            </w:tcMar>
            <w:hideMark/>
          </w:tcPr>
          <w:p w14:paraId="3D18B2D5" w14:textId="77777777" w:rsidR="004A380D" w:rsidRPr="009474CC" w:rsidRDefault="004A380D" w:rsidP="004A380D">
            <w:pPr>
              <w:rPr>
                <w:sz w:val="22"/>
                <w:szCs w:val="22"/>
              </w:rPr>
            </w:pPr>
          </w:p>
        </w:tc>
        <w:tc>
          <w:tcPr>
            <w:tcW w:w="0" w:type="auto"/>
            <w:tcBorders>
              <w:top w:val="single" w:sz="4" w:space="0" w:color="000000"/>
              <w:bottom w:val="single" w:sz="4" w:space="0" w:color="000000"/>
            </w:tcBorders>
            <w:shd w:val="clear" w:color="auto" w:fill="FFFFFF"/>
            <w:tcMar>
              <w:top w:w="0" w:type="dxa"/>
              <w:left w:w="108" w:type="dxa"/>
              <w:bottom w:w="0" w:type="dxa"/>
              <w:right w:w="108" w:type="dxa"/>
            </w:tcMar>
            <w:hideMark/>
          </w:tcPr>
          <w:p w14:paraId="77916493" w14:textId="77777777" w:rsidR="004A380D" w:rsidRPr="009474CC" w:rsidRDefault="004A380D" w:rsidP="004A380D">
            <w:pPr>
              <w:spacing w:before="40" w:after="40"/>
              <w:rPr>
                <w:sz w:val="22"/>
                <w:szCs w:val="22"/>
              </w:rPr>
            </w:pPr>
            <w:r w:rsidRPr="009474CC">
              <w:rPr>
                <w:color w:val="000000"/>
                <w:sz w:val="22"/>
                <w:szCs w:val="22"/>
              </w:rPr>
              <w:t>1980</w:t>
            </w:r>
          </w:p>
        </w:tc>
        <w:tc>
          <w:tcPr>
            <w:tcW w:w="0" w:type="auto"/>
            <w:tcBorders>
              <w:top w:val="single" w:sz="4" w:space="0" w:color="000000"/>
              <w:bottom w:val="single" w:sz="4" w:space="0" w:color="000000"/>
            </w:tcBorders>
            <w:shd w:val="clear" w:color="auto" w:fill="FFFFFF"/>
            <w:tcMar>
              <w:top w:w="0" w:type="dxa"/>
              <w:left w:w="108" w:type="dxa"/>
              <w:bottom w:w="0" w:type="dxa"/>
              <w:right w:w="108" w:type="dxa"/>
            </w:tcMar>
            <w:hideMark/>
          </w:tcPr>
          <w:p w14:paraId="1FCC5B62" w14:textId="77777777" w:rsidR="004A380D" w:rsidRPr="009474CC" w:rsidRDefault="004A380D" w:rsidP="004A380D">
            <w:pPr>
              <w:spacing w:before="40" w:after="40"/>
              <w:rPr>
                <w:sz w:val="22"/>
                <w:szCs w:val="22"/>
              </w:rPr>
            </w:pPr>
            <w:r w:rsidRPr="009474CC">
              <w:rPr>
                <w:color w:val="000000"/>
                <w:sz w:val="22"/>
                <w:szCs w:val="22"/>
              </w:rPr>
              <w:t>1990</w:t>
            </w:r>
          </w:p>
        </w:tc>
        <w:tc>
          <w:tcPr>
            <w:tcW w:w="0" w:type="auto"/>
            <w:tcBorders>
              <w:top w:val="single" w:sz="4" w:space="0" w:color="000000"/>
              <w:bottom w:val="single" w:sz="4" w:space="0" w:color="000000"/>
            </w:tcBorders>
            <w:shd w:val="clear" w:color="auto" w:fill="FFFFFF"/>
            <w:tcMar>
              <w:top w:w="0" w:type="dxa"/>
              <w:left w:w="108" w:type="dxa"/>
              <w:bottom w:w="0" w:type="dxa"/>
              <w:right w:w="108" w:type="dxa"/>
            </w:tcMar>
            <w:hideMark/>
          </w:tcPr>
          <w:p w14:paraId="7DDA7B5D" w14:textId="77777777" w:rsidR="004A380D" w:rsidRPr="009474CC" w:rsidRDefault="004A380D" w:rsidP="004A380D">
            <w:pPr>
              <w:spacing w:before="40" w:after="40"/>
              <w:rPr>
                <w:sz w:val="22"/>
                <w:szCs w:val="22"/>
              </w:rPr>
            </w:pPr>
            <w:r w:rsidRPr="009474CC">
              <w:rPr>
                <w:color w:val="000000"/>
                <w:sz w:val="22"/>
                <w:szCs w:val="22"/>
              </w:rPr>
              <w:t>2000</w:t>
            </w:r>
          </w:p>
        </w:tc>
        <w:tc>
          <w:tcPr>
            <w:tcW w:w="0" w:type="auto"/>
            <w:tcBorders>
              <w:top w:val="single" w:sz="4" w:space="0" w:color="000000"/>
              <w:bottom w:val="single" w:sz="4" w:space="0" w:color="000000"/>
            </w:tcBorders>
            <w:shd w:val="clear" w:color="auto" w:fill="FFFFFF"/>
            <w:tcMar>
              <w:top w:w="0" w:type="dxa"/>
              <w:left w:w="108" w:type="dxa"/>
              <w:bottom w:w="0" w:type="dxa"/>
              <w:right w:w="108" w:type="dxa"/>
            </w:tcMar>
            <w:hideMark/>
          </w:tcPr>
          <w:p w14:paraId="41BBAAE7" w14:textId="77777777" w:rsidR="004A380D" w:rsidRPr="009474CC" w:rsidRDefault="004A380D" w:rsidP="004A380D">
            <w:pPr>
              <w:spacing w:before="40" w:after="40"/>
              <w:rPr>
                <w:sz w:val="22"/>
                <w:szCs w:val="22"/>
              </w:rPr>
            </w:pPr>
            <w:r w:rsidRPr="009474CC">
              <w:rPr>
                <w:color w:val="000000"/>
                <w:sz w:val="22"/>
                <w:szCs w:val="22"/>
              </w:rPr>
              <w:t>2010</w:t>
            </w:r>
          </w:p>
        </w:tc>
        <w:tc>
          <w:tcPr>
            <w:tcW w:w="0" w:type="auto"/>
            <w:tcBorders>
              <w:top w:val="single" w:sz="4" w:space="0" w:color="000000"/>
              <w:bottom w:val="single" w:sz="4" w:space="0" w:color="000000"/>
            </w:tcBorders>
            <w:shd w:val="clear" w:color="auto" w:fill="FFFFFF"/>
            <w:tcMar>
              <w:top w:w="0" w:type="dxa"/>
              <w:left w:w="108" w:type="dxa"/>
              <w:bottom w:w="0" w:type="dxa"/>
              <w:right w:w="108" w:type="dxa"/>
            </w:tcMar>
            <w:hideMark/>
          </w:tcPr>
          <w:p w14:paraId="57982D2B" w14:textId="77777777" w:rsidR="004A380D" w:rsidRPr="009474CC" w:rsidRDefault="004A380D" w:rsidP="004A380D">
            <w:pPr>
              <w:spacing w:before="40" w:after="40"/>
              <w:rPr>
                <w:sz w:val="22"/>
                <w:szCs w:val="22"/>
              </w:rPr>
            </w:pPr>
            <w:r w:rsidRPr="009474CC">
              <w:rPr>
                <w:color w:val="000000"/>
                <w:sz w:val="22"/>
                <w:szCs w:val="22"/>
              </w:rPr>
              <w:t>2019</w:t>
            </w:r>
          </w:p>
        </w:tc>
        <w:tc>
          <w:tcPr>
            <w:tcW w:w="0" w:type="auto"/>
            <w:tcBorders>
              <w:top w:val="single" w:sz="4" w:space="0" w:color="000000"/>
              <w:bottom w:val="single" w:sz="4" w:space="0" w:color="000000"/>
            </w:tcBorders>
            <w:shd w:val="clear" w:color="auto" w:fill="FFFFFF"/>
            <w:tcMar>
              <w:top w:w="0" w:type="dxa"/>
              <w:left w:w="108" w:type="dxa"/>
              <w:bottom w:w="0" w:type="dxa"/>
              <w:right w:w="108" w:type="dxa"/>
            </w:tcMar>
            <w:hideMark/>
          </w:tcPr>
          <w:p w14:paraId="0409AEE1" w14:textId="77777777" w:rsidR="004A380D" w:rsidRPr="009474CC" w:rsidRDefault="004A380D" w:rsidP="004A380D">
            <w:pPr>
              <w:spacing w:before="40" w:after="40"/>
              <w:rPr>
                <w:sz w:val="22"/>
                <w:szCs w:val="22"/>
              </w:rPr>
            </w:pPr>
            <w:r w:rsidRPr="009474CC">
              <w:rPr>
                <w:color w:val="000000"/>
                <w:sz w:val="22"/>
                <w:szCs w:val="22"/>
              </w:rPr>
              <w:t>Delta</w:t>
            </w:r>
          </w:p>
        </w:tc>
      </w:tr>
      <w:tr w:rsidR="009474CC" w:rsidRPr="009805D3" w14:paraId="75416817" w14:textId="77777777" w:rsidTr="009474CC">
        <w:trPr>
          <w:trHeight w:hRule="exact" w:val="274"/>
        </w:trPr>
        <w:tc>
          <w:tcPr>
            <w:tcW w:w="0" w:type="auto"/>
            <w:tcBorders>
              <w:top w:val="single" w:sz="4" w:space="0" w:color="000000"/>
            </w:tcBorders>
            <w:tcMar>
              <w:top w:w="0" w:type="dxa"/>
              <w:left w:w="108" w:type="dxa"/>
              <w:bottom w:w="0" w:type="dxa"/>
              <w:right w:w="108" w:type="dxa"/>
            </w:tcMar>
            <w:hideMark/>
          </w:tcPr>
          <w:p w14:paraId="02174A54" w14:textId="77777777" w:rsidR="004A380D" w:rsidRPr="009474CC" w:rsidRDefault="004A380D" w:rsidP="004A380D">
            <w:pPr>
              <w:spacing w:before="40" w:after="40"/>
              <w:rPr>
                <w:sz w:val="22"/>
                <w:szCs w:val="22"/>
              </w:rPr>
            </w:pPr>
            <w:r w:rsidRPr="009474CC">
              <w:rPr>
                <w:color w:val="000000"/>
                <w:sz w:val="22"/>
                <w:szCs w:val="22"/>
              </w:rPr>
              <w:t>Wage, 2019 USD, PCE-adjusted</w:t>
            </w:r>
          </w:p>
        </w:tc>
        <w:tc>
          <w:tcPr>
            <w:tcW w:w="0" w:type="auto"/>
            <w:tcBorders>
              <w:top w:val="single" w:sz="4" w:space="0" w:color="000000"/>
            </w:tcBorders>
            <w:tcMar>
              <w:top w:w="0" w:type="dxa"/>
              <w:left w:w="108" w:type="dxa"/>
              <w:bottom w:w="0" w:type="dxa"/>
              <w:right w:w="108" w:type="dxa"/>
            </w:tcMar>
            <w:hideMark/>
          </w:tcPr>
          <w:p w14:paraId="528B2E17" w14:textId="77777777" w:rsidR="004A380D" w:rsidRPr="009474CC" w:rsidRDefault="004A380D" w:rsidP="004A380D">
            <w:pPr>
              <w:spacing w:before="40" w:after="40"/>
              <w:rPr>
                <w:sz w:val="22"/>
                <w:szCs w:val="22"/>
              </w:rPr>
            </w:pPr>
            <w:r w:rsidRPr="009474CC">
              <w:rPr>
                <w:color w:val="000000"/>
                <w:sz w:val="22"/>
                <w:szCs w:val="22"/>
              </w:rPr>
              <w:t>29.32</w:t>
            </w:r>
          </w:p>
        </w:tc>
        <w:tc>
          <w:tcPr>
            <w:tcW w:w="0" w:type="auto"/>
            <w:tcBorders>
              <w:top w:val="single" w:sz="4" w:space="0" w:color="000000"/>
            </w:tcBorders>
            <w:tcMar>
              <w:top w:w="0" w:type="dxa"/>
              <w:left w:w="108" w:type="dxa"/>
              <w:bottom w:w="0" w:type="dxa"/>
              <w:right w:w="108" w:type="dxa"/>
            </w:tcMar>
            <w:hideMark/>
          </w:tcPr>
          <w:p w14:paraId="40741453" w14:textId="77777777" w:rsidR="004A380D" w:rsidRPr="009474CC" w:rsidRDefault="004A380D" w:rsidP="004A380D">
            <w:pPr>
              <w:spacing w:before="40" w:after="40"/>
              <w:rPr>
                <w:sz w:val="22"/>
                <w:szCs w:val="22"/>
              </w:rPr>
            </w:pPr>
            <w:r w:rsidRPr="009474CC">
              <w:rPr>
                <w:color w:val="000000"/>
                <w:sz w:val="22"/>
                <w:szCs w:val="22"/>
              </w:rPr>
              <w:t>31.73</w:t>
            </w:r>
          </w:p>
        </w:tc>
        <w:tc>
          <w:tcPr>
            <w:tcW w:w="0" w:type="auto"/>
            <w:tcBorders>
              <w:top w:val="single" w:sz="4" w:space="0" w:color="000000"/>
            </w:tcBorders>
            <w:tcMar>
              <w:top w:w="0" w:type="dxa"/>
              <w:left w:w="108" w:type="dxa"/>
              <w:bottom w:w="0" w:type="dxa"/>
              <w:right w:w="108" w:type="dxa"/>
            </w:tcMar>
            <w:hideMark/>
          </w:tcPr>
          <w:p w14:paraId="403C7C89" w14:textId="77777777" w:rsidR="004A380D" w:rsidRPr="009474CC" w:rsidRDefault="004A380D" w:rsidP="004A380D">
            <w:pPr>
              <w:spacing w:before="40" w:after="40"/>
              <w:rPr>
                <w:sz w:val="22"/>
                <w:szCs w:val="22"/>
              </w:rPr>
            </w:pPr>
            <w:r w:rsidRPr="009474CC">
              <w:rPr>
                <w:color w:val="000000"/>
                <w:sz w:val="22"/>
                <w:szCs w:val="22"/>
              </w:rPr>
              <w:t>38.26</w:t>
            </w:r>
          </w:p>
        </w:tc>
        <w:tc>
          <w:tcPr>
            <w:tcW w:w="0" w:type="auto"/>
            <w:tcBorders>
              <w:top w:val="single" w:sz="4" w:space="0" w:color="000000"/>
            </w:tcBorders>
            <w:tcMar>
              <w:top w:w="0" w:type="dxa"/>
              <w:left w:w="108" w:type="dxa"/>
              <w:bottom w:w="0" w:type="dxa"/>
              <w:right w:w="108" w:type="dxa"/>
            </w:tcMar>
            <w:hideMark/>
          </w:tcPr>
          <w:p w14:paraId="6B825913" w14:textId="77777777" w:rsidR="004A380D" w:rsidRPr="009474CC" w:rsidRDefault="004A380D" w:rsidP="004A380D">
            <w:pPr>
              <w:spacing w:before="40" w:after="40"/>
              <w:rPr>
                <w:sz w:val="22"/>
                <w:szCs w:val="22"/>
              </w:rPr>
            </w:pPr>
            <w:r w:rsidRPr="009474CC">
              <w:rPr>
                <w:color w:val="000000"/>
                <w:sz w:val="22"/>
                <w:szCs w:val="22"/>
              </w:rPr>
              <w:t>39.72</w:t>
            </w:r>
          </w:p>
        </w:tc>
        <w:tc>
          <w:tcPr>
            <w:tcW w:w="0" w:type="auto"/>
            <w:tcBorders>
              <w:top w:val="single" w:sz="4" w:space="0" w:color="000000"/>
            </w:tcBorders>
            <w:tcMar>
              <w:top w:w="0" w:type="dxa"/>
              <w:left w:w="108" w:type="dxa"/>
              <w:bottom w:w="0" w:type="dxa"/>
              <w:right w:w="108" w:type="dxa"/>
            </w:tcMar>
            <w:hideMark/>
          </w:tcPr>
          <w:p w14:paraId="02A02EC8" w14:textId="77777777" w:rsidR="004A380D" w:rsidRPr="009474CC" w:rsidRDefault="004A380D" w:rsidP="004A380D">
            <w:pPr>
              <w:spacing w:before="40" w:after="40"/>
              <w:rPr>
                <w:sz w:val="22"/>
                <w:szCs w:val="22"/>
              </w:rPr>
            </w:pPr>
            <w:r w:rsidRPr="009474CC">
              <w:rPr>
                <w:color w:val="000000"/>
                <w:sz w:val="22"/>
                <w:szCs w:val="22"/>
              </w:rPr>
              <w:t>44.49</w:t>
            </w:r>
          </w:p>
        </w:tc>
        <w:tc>
          <w:tcPr>
            <w:tcW w:w="0" w:type="auto"/>
            <w:tcBorders>
              <w:top w:val="single" w:sz="4" w:space="0" w:color="000000"/>
            </w:tcBorders>
            <w:tcMar>
              <w:top w:w="0" w:type="dxa"/>
              <w:left w:w="108" w:type="dxa"/>
              <w:bottom w:w="0" w:type="dxa"/>
              <w:right w:w="108" w:type="dxa"/>
            </w:tcMar>
            <w:hideMark/>
          </w:tcPr>
          <w:p w14:paraId="562F7251" w14:textId="77777777" w:rsidR="004A380D" w:rsidRPr="009474CC" w:rsidRDefault="004A380D" w:rsidP="004A380D">
            <w:pPr>
              <w:spacing w:before="40" w:after="40"/>
              <w:rPr>
                <w:sz w:val="22"/>
                <w:szCs w:val="22"/>
              </w:rPr>
            </w:pPr>
            <w:r w:rsidRPr="009474CC">
              <w:rPr>
                <w:color w:val="000000"/>
                <w:sz w:val="22"/>
                <w:szCs w:val="22"/>
              </w:rPr>
              <w:t>15.17</w:t>
            </w:r>
          </w:p>
        </w:tc>
      </w:tr>
      <w:tr w:rsidR="009474CC" w:rsidRPr="009805D3" w14:paraId="0DBF353C" w14:textId="77777777" w:rsidTr="009474CC">
        <w:trPr>
          <w:trHeight w:hRule="exact" w:val="274"/>
        </w:trPr>
        <w:tc>
          <w:tcPr>
            <w:tcW w:w="0" w:type="auto"/>
            <w:tcMar>
              <w:top w:w="0" w:type="dxa"/>
              <w:left w:w="108" w:type="dxa"/>
              <w:bottom w:w="0" w:type="dxa"/>
              <w:right w:w="108" w:type="dxa"/>
            </w:tcMar>
            <w:hideMark/>
          </w:tcPr>
          <w:p w14:paraId="694322F4" w14:textId="77777777" w:rsidR="004A380D" w:rsidRPr="009474CC" w:rsidRDefault="004A380D" w:rsidP="004A380D">
            <w:pPr>
              <w:spacing w:before="40" w:after="40"/>
              <w:rPr>
                <w:sz w:val="22"/>
                <w:szCs w:val="22"/>
              </w:rPr>
            </w:pPr>
            <w:r w:rsidRPr="009474CC">
              <w:rPr>
                <w:color w:val="000000"/>
                <w:sz w:val="22"/>
                <w:szCs w:val="22"/>
              </w:rPr>
              <w:t>Ln Wage, 2019 USD, PCE-adjusted</w:t>
            </w:r>
          </w:p>
        </w:tc>
        <w:tc>
          <w:tcPr>
            <w:tcW w:w="0" w:type="auto"/>
            <w:tcMar>
              <w:top w:w="0" w:type="dxa"/>
              <w:left w:w="108" w:type="dxa"/>
              <w:bottom w:w="0" w:type="dxa"/>
              <w:right w:w="108" w:type="dxa"/>
            </w:tcMar>
            <w:hideMark/>
          </w:tcPr>
          <w:p w14:paraId="4FA0DA5C" w14:textId="77777777" w:rsidR="004A380D" w:rsidRPr="009474CC" w:rsidRDefault="004A380D" w:rsidP="004A380D">
            <w:pPr>
              <w:spacing w:before="40" w:after="40"/>
              <w:rPr>
                <w:sz w:val="22"/>
                <w:szCs w:val="22"/>
              </w:rPr>
            </w:pPr>
            <w:r w:rsidRPr="009474CC">
              <w:rPr>
                <w:color w:val="000000"/>
                <w:sz w:val="22"/>
                <w:szCs w:val="22"/>
              </w:rPr>
              <w:t>3.16</w:t>
            </w:r>
          </w:p>
        </w:tc>
        <w:tc>
          <w:tcPr>
            <w:tcW w:w="0" w:type="auto"/>
            <w:tcMar>
              <w:top w:w="0" w:type="dxa"/>
              <w:left w:w="108" w:type="dxa"/>
              <w:bottom w:w="0" w:type="dxa"/>
              <w:right w:w="108" w:type="dxa"/>
            </w:tcMar>
            <w:hideMark/>
          </w:tcPr>
          <w:p w14:paraId="68E5CE97" w14:textId="77777777" w:rsidR="004A380D" w:rsidRPr="009474CC" w:rsidRDefault="004A380D" w:rsidP="004A380D">
            <w:pPr>
              <w:spacing w:before="40" w:after="40"/>
              <w:rPr>
                <w:sz w:val="22"/>
                <w:szCs w:val="22"/>
              </w:rPr>
            </w:pPr>
            <w:r w:rsidRPr="009474CC">
              <w:rPr>
                <w:color w:val="000000"/>
                <w:sz w:val="22"/>
                <w:szCs w:val="22"/>
              </w:rPr>
              <w:t>3.25</w:t>
            </w:r>
          </w:p>
        </w:tc>
        <w:tc>
          <w:tcPr>
            <w:tcW w:w="0" w:type="auto"/>
            <w:tcMar>
              <w:top w:w="0" w:type="dxa"/>
              <w:left w:w="108" w:type="dxa"/>
              <w:bottom w:w="0" w:type="dxa"/>
              <w:right w:w="108" w:type="dxa"/>
            </w:tcMar>
            <w:hideMark/>
          </w:tcPr>
          <w:p w14:paraId="53336885" w14:textId="77777777" w:rsidR="004A380D" w:rsidRPr="009474CC" w:rsidRDefault="004A380D" w:rsidP="004A380D">
            <w:pPr>
              <w:spacing w:before="40" w:after="40"/>
              <w:rPr>
                <w:sz w:val="22"/>
                <w:szCs w:val="22"/>
              </w:rPr>
            </w:pPr>
            <w:r w:rsidRPr="009474CC">
              <w:rPr>
                <w:color w:val="000000"/>
                <w:sz w:val="22"/>
                <w:szCs w:val="22"/>
              </w:rPr>
              <w:t>3.41</w:t>
            </w:r>
          </w:p>
        </w:tc>
        <w:tc>
          <w:tcPr>
            <w:tcW w:w="0" w:type="auto"/>
            <w:tcMar>
              <w:top w:w="0" w:type="dxa"/>
              <w:left w:w="108" w:type="dxa"/>
              <w:bottom w:w="0" w:type="dxa"/>
              <w:right w:w="108" w:type="dxa"/>
            </w:tcMar>
            <w:hideMark/>
          </w:tcPr>
          <w:p w14:paraId="763DA535" w14:textId="77777777" w:rsidR="004A380D" w:rsidRPr="009474CC" w:rsidRDefault="004A380D" w:rsidP="004A380D">
            <w:pPr>
              <w:spacing w:before="40" w:after="40"/>
              <w:rPr>
                <w:sz w:val="22"/>
                <w:szCs w:val="22"/>
              </w:rPr>
            </w:pPr>
            <w:r w:rsidRPr="009474CC">
              <w:rPr>
                <w:color w:val="000000"/>
                <w:sz w:val="22"/>
                <w:szCs w:val="22"/>
              </w:rPr>
              <w:t>3.46</w:t>
            </w:r>
          </w:p>
        </w:tc>
        <w:tc>
          <w:tcPr>
            <w:tcW w:w="0" w:type="auto"/>
            <w:tcMar>
              <w:top w:w="0" w:type="dxa"/>
              <w:left w:w="108" w:type="dxa"/>
              <w:bottom w:w="0" w:type="dxa"/>
              <w:right w:w="108" w:type="dxa"/>
            </w:tcMar>
            <w:hideMark/>
          </w:tcPr>
          <w:p w14:paraId="35F7DBDD" w14:textId="77777777" w:rsidR="004A380D" w:rsidRPr="009474CC" w:rsidRDefault="004A380D" w:rsidP="004A380D">
            <w:pPr>
              <w:spacing w:before="40" w:after="40"/>
              <w:rPr>
                <w:sz w:val="22"/>
                <w:szCs w:val="22"/>
              </w:rPr>
            </w:pPr>
            <w:r w:rsidRPr="009474CC">
              <w:rPr>
                <w:color w:val="000000"/>
                <w:sz w:val="22"/>
                <w:szCs w:val="22"/>
              </w:rPr>
              <w:t>3.54</w:t>
            </w:r>
          </w:p>
        </w:tc>
        <w:tc>
          <w:tcPr>
            <w:tcW w:w="0" w:type="auto"/>
            <w:tcMar>
              <w:top w:w="0" w:type="dxa"/>
              <w:left w:w="108" w:type="dxa"/>
              <w:bottom w:w="0" w:type="dxa"/>
              <w:right w:w="108" w:type="dxa"/>
            </w:tcMar>
            <w:hideMark/>
          </w:tcPr>
          <w:p w14:paraId="00BA7FA3" w14:textId="77777777" w:rsidR="004A380D" w:rsidRPr="009474CC" w:rsidRDefault="004A380D" w:rsidP="004A380D">
            <w:pPr>
              <w:spacing w:before="40" w:after="40"/>
              <w:rPr>
                <w:sz w:val="22"/>
                <w:szCs w:val="22"/>
              </w:rPr>
            </w:pPr>
            <w:r w:rsidRPr="009474CC">
              <w:rPr>
                <w:color w:val="000000"/>
                <w:sz w:val="22"/>
                <w:szCs w:val="22"/>
              </w:rPr>
              <w:t>0.38</w:t>
            </w:r>
          </w:p>
        </w:tc>
      </w:tr>
      <w:tr w:rsidR="009474CC" w:rsidRPr="009805D3" w14:paraId="7F15C8EB" w14:textId="77777777" w:rsidTr="009474CC">
        <w:trPr>
          <w:trHeight w:hRule="exact" w:val="274"/>
        </w:trPr>
        <w:tc>
          <w:tcPr>
            <w:tcW w:w="0" w:type="auto"/>
            <w:tcMar>
              <w:top w:w="0" w:type="dxa"/>
              <w:left w:w="108" w:type="dxa"/>
              <w:bottom w:w="0" w:type="dxa"/>
              <w:right w:w="108" w:type="dxa"/>
            </w:tcMar>
            <w:hideMark/>
          </w:tcPr>
          <w:p w14:paraId="7B69E7EE" w14:textId="77777777" w:rsidR="004A380D" w:rsidRPr="009474CC" w:rsidRDefault="004A380D" w:rsidP="004A380D">
            <w:pPr>
              <w:spacing w:before="40" w:after="40"/>
              <w:rPr>
                <w:sz w:val="22"/>
                <w:szCs w:val="22"/>
              </w:rPr>
            </w:pPr>
            <w:r w:rsidRPr="009474CC">
              <w:rPr>
                <w:color w:val="000000"/>
                <w:sz w:val="22"/>
                <w:szCs w:val="22"/>
              </w:rPr>
              <w:t>Below BA/BS</w:t>
            </w:r>
          </w:p>
        </w:tc>
        <w:tc>
          <w:tcPr>
            <w:tcW w:w="0" w:type="auto"/>
            <w:tcMar>
              <w:top w:w="0" w:type="dxa"/>
              <w:left w:w="108" w:type="dxa"/>
              <w:bottom w:w="0" w:type="dxa"/>
              <w:right w:w="108" w:type="dxa"/>
            </w:tcMar>
            <w:hideMark/>
          </w:tcPr>
          <w:p w14:paraId="28F39674" w14:textId="77777777" w:rsidR="004A380D" w:rsidRPr="009474CC" w:rsidRDefault="004A380D" w:rsidP="004A380D">
            <w:pPr>
              <w:spacing w:before="40" w:after="40"/>
              <w:rPr>
                <w:sz w:val="22"/>
                <w:szCs w:val="22"/>
              </w:rPr>
            </w:pPr>
            <w:r w:rsidRPr="009474CC">
              <w:rPr>
                <w:color w:val="000000"/>
                <w:sz w:val="22"/>
                <w:szCs w:val="22"/>
              </w:rPr>
              <w:t>0.42</w:t>
            </w:r>
          </w:p>
        </w:tc>
        <w:tc>
          <w:tcPr>
            <w:tcW w:w="0" w:type="auto"/>
            <w:tcMar>
              <w:top w:w="0" w:type="dxa"/>
              <w:left w:w="108" w:type="dxa"/>
              <w:bottom w:w="0" w:type="dxa"/>
              <w:right w:w="108" w:type="dxa"/>
            </w:tcMar>
            <w:hideMark/>
          </w:tcPr>
          <w:p w14:paraId="23DF9B1C" w14:textId="77777777" w:rsidR="004A380D" w:rsidRPr="009474CC" w:rsidRDefault="004A380D" w:rsidP="004A380D">
            <w:pPr>
              <w:spacing w:before="40" w:after="40"/>
              <w:rPr>
                <w:sz w:val="22"/>
                <w:szCs w:val="22"/>
              </w:rPr>
            </w:pPr>
            <w:r w:rsidRPr="009474CC">
              <w:rPr>
                <w:color w:val="000000"/>
                <w:sz w:val="22"/>
                <w:szCs w:val="22"/>
              </w:rPr>
              <w:t>0.38</w:t>
            </w:r>
          </w:p>
        </w:tc>
        <w:tc>
          <w:tcPr>
            <w:tcW w:w="0" w:type="auto"/>
            <w:tcMar>
              <w:top w:w="0" w:type="dxa"/>
              <w:left w:w="108" w:type="dxa"/>
              <w:bottom w:w="0" w:type="dxa"/>
              <w:right w:w="108" w:type="dxa"/>
            </w:tcMar>
            <w:hideMark/>
          </w:tcPr>
          <w:p w14:paraId="544E5923" w14:textId="77777777" w:rsidR="004A380D" w:rsidRPr="009474CC" w:rsidRDefault="004A380D" w:rsidP="004A380D">
            <w:pPr>
              <w:spacing w:before="40" w:after="40"/>
              <w:rPr>
                <w:sz w:val="22"/>
                <w:szCs w:val="22"/>
              </w:rPr>
            </w:pPr>
            <w:r w:rsidRPr="009474CC">
              <w:rPr>
                <w:color w:val="000000"/>
                <w:sz w:val="22"/>
                <w:szCs w:val="22"/>
              </w:rPr>
              <w:t>0.30</w:t>
            </w:r>
          </w:p>
        </w:tc>
        <w:tc>
          <w:tcPr>
            <w:tcW w:w="0" w:type="auto"/>
            <w:tcMar>
              <w:top w:w="0" w:type="dxa"/>
              <w:left w:w="108" w:type="dxa"/>
              <w:bottom w:w="0" w:type="dxa"/>
              <w:right w:w="108" w:type="dxa"/>
            </w:tcMar>
            <w:hideMark/>
          </w:tcPr>
          <w:p w14:paraId="5CBE76FE" w14:textId="77777777" w:rsidR="004A380D" w:rsidRPr="009474CC" w:rsidRDefault="004A380D" w:rsidP="004A380D">
            <w:pPr>
              <w:spacing w:before="40" w:after="40"/>
              <w:rPr>
                <w:sz w:val="22"/>
                <w:szCs w:val="22"/>
              </w:rPr>
            </w:pPr>
            <w:r w:rsidRPr="009474CC">
              <w:rPr>
                <w:color w:val="000000"/>
                <w:sz w:val="22"/>
                <w:szCs w:val="22"/>
              </w:rPr>
              <w:t>0.26</w:t>
            </w:r>
          </w:p>
        </w:tc>
        <w:tc>
          <w:tcPr>
            <w:tcW w:w="0" w:type="auto"/>
            <w:tcMar>
              <w:top w:w="0" w:type="dxa"/>
              <w:left w:w="108" w:type="dxa"/>
              <w:bottom w:w="0" w:type="dxa"/>
              <w:right w:w="108" w:type="dxa"/>
            </w:tcMar>
            <w:hideMark/>
          </w:tcPr>
          <w:p w14:paraId="11E7E1F7" w14:textId="77777777" w:rsidR="004A380D" w:rsidRPr="009474CC" w:rsidRDefault="004A380D" w:rsidP="004A380D">
            <w:pPr>
              <w:spacing w:before="40" w:after="40"/>
              <w:rPr>
                <w:sz w:val="22"/>
                <w:szCs w:val="22"/>
              </w:rPr>
            </w:pPr>
            <w:r w:rsidRPr="009474CC">
              <w:rPr>
                <w:color w:val="000000"/>
                <w:sz w:val="22"/>
                <w:szCs w:val="22"/>
              </w:rPr>
              <w:t>0.23</w:t>
            </w:r>
          </w:p>
        </w:tc>
        <w:tc>
          <w:tcPr>
            <w:tcW w:w="0" w:type="auto"/>
            <w:tcMar>
              <w:top w:w="0" w:type="dxa"/>
              <w:left w:w="108" w:type="dxa"/>
              <w:bottom w:w="0" w:type="dxa"/>
              <w:right w:w="108" w:type="dxa"/>
            </w:tcMar>
            <w:hideMark/>
          </w:tcPr>
          <w:p w14:paraId="07D48598" w14:textId="77777777" w:rsidR="004A380D" w:rsidRPr="009474CC" w:rsidRDefault="004A380D" w:rsidP="004A380D">
            <w:pPr>
              <w:spacing w:before="40" w:after="40"/>
              <w:rPr>
                <w:sz w:val="22"/>
                <w:szCs w:val="22"/>
              </w:rPr>
            </w:pPr>
            <w:r w:rsidRPr="009474CC">
              <w:rPr>
                <w:color w:val="000000"/>
                <w:sz w:val="22"/>
                <w:szCs w:val="22"/>
              </w:rPr>
              <w:t>-0.19</w:t>
            </w:r>
          </w:p>
        </w:tc>
      </w:tr>
      <w:tr w:rsidR="009474CC" w:rsidRPr="009805D3" w14:paraId="0609DF5D" w14:textId="77777777" w:rsidTr="009474CC">
        <w:trPr>
          <w:trHeight w:hRule="exact" w:val="274"/>
        </w:trPr>
        <w:tc>
          <w:tcPr>
            <w:tcW w:w="0" w:type="auto"/>
            <w:tcMar>
              <w:top w:w="0" w:type="dxa"/>
              <w:left w:w="108" w:type="dxa"/>
              <w:bottom w:w="0" w:type="dxa"/>
              <w:right w:w="108" w:type="dxa"/>
            </w:tcMar>
            <w:hideMark/>
          </w:tcPr>
          <w:p w14:paraId="01C9E220" w14:textId="77777777" w:rsidR="004A380D" w:rsidRPr="009474CC" w:rsidRDefault="004A380D" w:rsidP="004A380D">
            <w:pPr>
              <w:spacing w:before="40" w:after="40"/>
              <w:rPr>
                <w:sz w:val="22"/>
                <w:szCs w:val="22"/>
              </w:rPr>
            </w:pPr>
            <w:r w:rsidRPr="009474CC">
              <w:rPr>
                <w:color w:val="000000"/>
                <w:sz w:val="22"/>
                <w:szCs w:val="22"/>
              </w:rPr>
              <w:t>BA/BS</w:t>
            </w:r>
          </w:p>
        </w:tc>
        <w:tc>
          <w:tcPr>
            <w:tcW w:w="0" w:type="auto"/>
            <w:tcMar>
              <w:top w:w="0" w:type="dxa"/>
              <w:left w:w="108" w:type="dxa"/>
              <w:bottom w:w="0" w:type="dxa"/>
              <w:right w:w="108" w:type="dxa"/>
            </w:tcMar>
            <w:hideMark/>
          </w:tcPr>
          <w:p w14:paraId="38F497C1" w14:textId="77777777" w:rsidR="004A380D" w:rsidRPr="009474CC" w:rsidRDefault="004A380D" w:rsidP="004A380D">
            <w:pPr>
              <w:spacing w:before="40" w:after="40"/>
              <w:rPr>
                <w:sz w:val="22"/>
                <w:szCs w:val="22"/>
              </w:rPr>
            </w:pPr>
            <w:r w:rsidRPr="009474CC">
              <w:rPr>
                <w:color w:val="000000"/>
                <w:sz w:val="22"/>
                <w:szCs w:val="22"/>
              </w:rPr>
              <w:t>0.37</w:t>
            </w:r>
          </w:p>
        </w:tc>
        <w:tc>
          <w:tcPr>
            <w:tcW w:w="0" w:type="auto"/>
            <w:tcMar>
              <w:top w:w="0" w:type="dxa"/>
              <w:left w:w="108" w:type="dxa"/>
              <w:bottom w:w="0" w:type="dxa"/>
              <w:right w:w="108" w:type="dxa"/>
            </w:tcMar>
            <w:hideMark/>
          </w:tcPr>
          <w:p w14:paraId="1A6E8E73" w14:textId="77777777" w:rsidR="004A380D" w:rsidRPr="009474CC" w:rsidRDefault="004A380D" w:rsidP="004A380D">
            <w:pPr>
              <w:spacing w:before="40" w:after="40"/>
              <w:rPr>
                <w:sz w:val="22"/>
                <w:szCs w:val="22"/>
              </w:rPr>
            </w:pPr>
            <w:r w:rsidRPr="009474CC">
              <w:rPr>
                <w:color w:val="000000"/>
                <w:sz w:val="22"/>
                <w:szCs w:val="22"/>
              </w:rPr>
              <w:t>0.36</w:t>
            </w:r>
          </w:p>
        </w:tc>
        <w:tc>
          <w:tcPr>
            <w:tcW w:w="0" w:type="auto"/>
            <w:tcMar>
              <w:top w:w="0" w:type="dxa"/>
              <w:left w:w="108" w:type="dxa"/>
              <w:bottom w:w="0" w:type="dxa"/>
              <w:right w:w="108" w:type="dxa"/>
            </w:tcMar>
            <w:hideMark/>
          </w:tcPr>
          <w:p w14:paraId="1E5B9943" w14:textId="77777777" w:rsidR="004A380D" w:rsidRPr="009474CC" w:rsidRDefault="004A380D" w:rsidP="004A380D">
            <w:pPr>
              <w:spacing w:before="40" w:after="40"/>
              <w:rPr>
                <w:sz w:val="22"/>
                <w:szCs w:val="22"/>
              </w:rPr>
            </w:pPr>
            <w:r w:rsidRPr="009474CC">
              <w:rPr>
                <w:color w:val="000000"/>
                <w:sz w:val="22"/>
                <w:szCs w:val="22"/>
              </w:rPr>
              <w:t>0.40</w:t>
            </w:r>
          </w:p>
        </w:tc>
        <w:tc>
          <w:tcPr>
            <w:tcW w:w="0" w:type="auto"/>
            <w:tcMar>
              <w:top w:w="0" w:type="dxa"/>
              <w:left w:w="108" w:type="dxa"/>
              <w:bottom w:w="0" w:type="dxa"/>
              <w:right w:w="108" w:type="dxa"/>
            </w:tcMar>
            <w:hideMark/>
          </w:tcPr>
          <w:p w14:paraId="3B135DC1" w14:textId="77777777" w:rsidR="004A380D" w:rsidRPr="009474CC" w:rsidRDefault="004A380D" w:rsidP="004A380D">
            <w:pPr>
              <w:spacing w:before="40" w:after="40"/>
              <w:rPr>
                <w:sz w:val="22"/>
                <w:szCs w:val="22"/>
              </w:rPr>
            </w:pPr>
            <w:r w:rsidRPr="009474CC">
              <w:rPr>
                <w:color w:val="000000"/>
                <w:sz w:val="22"/>
                <w:szCs w:val="22"/>
              </w:rPr>
              <w:t>0.40</w:t>
            </w:r>
          </w:p>
        </w:tc>
        <w:tc>
          <w:tcPr>
            <w:tcW w:w="0" w:type="auto"/>
            <w:tcMar>
              <w:top w:w="0" w:type="dxa"/>
              <w:left w:w="108" w:type="dxa"/>
              <w:bottom w:w="0" w:type="dxa"/>
              <w:right w:w="108" w:type="dxa"/>
            </w:tcMar>
            <w:hideMark/>
          </w:tcPr>
          <w:p w14:paraId="71009AB7" w14:textId="77777777" w:rsidR="004A380D" w:rsidRPr="009474CC" w:rsidRDefault="004A380D" w:rsidP="004A380D">
            <w:pPr>
              <w:spacing w:before="40" w:after="40"/>
              <w:rPr>
                <w:sz w:val="22"/>
                <w:szCs w:val="22"/>
              </w:rPr>
            </w:pPr>
            <w:r w:rsidRPr="009474CC">
              <w:rPr>
                <w:color w:val="000000"/>
                <w:sz w:val="22"/>
                <w:szCs w:val="22"/>
              </w:rPr>
              <w:t>0.41</w:t>
            </w:r>
          </w:p>
        </w:tc>
        <w:tc>
          <w:tcPr>
            <w:tcW w:w="0" w:type="auto"/>
            <w:tcMar>
              <w:top w:w="0" w:type="dxa"/>
              <w:left w:w="108" w:type="dxa"/>
              <w:bottom w:w="0" w:type="dxa"/>
              <w:right w:w="108" w:type="dxa"/>
            </w:tcMar>
            <w:hideMark/>
          </w:tcPr>
          <w:p w14:paraId="3F3C4402" w14:textId="77777777" w:rsidR="004A380D" w:rsidRPr="009474CC" w:rsidRDefault="004A380D" w:rsidP="004A380D">
            <w:pPr>
              <w:spacing w:before="40" w:after="40"/>
              <w:rPr>
                <w:sz w:val="22"/>
                <w:szCs w:val="22"/>
              </w:rPr>
            </w:pPr>
            <w:r w:rsidRPr="009474CC">
              <w:rPr>
                <w:color w:val="000000"/>
                <w:sz w:val="22"/>
                <w:szCs w:val="22"/>
              </w:rPr>
              <w:t>0.03</w:t>
            </w:r>
          </w:p>
        </w:tc>
      </w:tr>
      <w:tr w:rsidR="009474CC" w:rsidRPr="009805D3" w14:paraId="309654E1" w14:textId="77777777" w:rsidTr="009474CC">
        <w:trPr>
          <w:trHeight w:hRule="exact" w:val="274"/>
        </w:trPr>
        <w:tc>
          <w:tcPr>
            <w:tcW w:w="0" w:type="auto"/>
            <w:tcMar>
              <w:top w:w="0" w:type="dxa"/>
              <w:left w:w="108" w:type="dxa"/>
              <w:bottom w:w="0" w:type="dxa"/>
              <w:right w:w="108" w:type="dxa"/>
            </w:tcMar>
            <w:hideMark/>
          </w:tcPr>
          <w:p w14:paraId="43CAB612" w14:textId="77777777" w:rsidR="004A380D" w:rsidRPr="009474CC" w:rsidRDefault="004A380D" w:rsidP="004A380D">
            <w:pPr>
              <w:spacing w:before="40" w:after="40"/>
              <w:rPr>
                <w:sz w:val="22"/>
                <w:szCs w:val="22"/>
              </w:rPr>
            </w:pPr>
            <w:r w:rsidRPr="009474CC">
              <w:rPr>
                <w:color w:val="000000"/>
                <w:sz w:val="22"/>
                <w:szCs w:val="22"/>
              </w:rPr>
              <w:t>Graduate</w:t>
            </w:r>
          </w:p>
        </w:tc>
        <w:tc>
          <w:tcPr>
            <w:tcW w:w="0" w:type="auto"/>
            <w:tcMar>
              <w:top w:w="0" w:type="dxa"/>
              <w:left w:w="108" w:type="dxa"/>
              <w:bottom w:w="0" w:type="dxa"/>
              <w:right w:w="108" w:type="dxa"/>
            </w:tcMar>
            <w:hideMark/>
          </w:tcPr>
          <w:p w14:paraId="52B7AEB9" w14:textId="77777777" w:rsidR="004A380D" w:rsidRPr="009474CC" w:rsidRDefault="004A380D" w:rsidP="004A380D">
            <w:pPr>
              <w:spacing w:before="40" w:after="40"/>
              <w:rPr>
                <w:sz w:val="22"/>
                <w:szCs w:val="22"/>
              </w:rPr>
            </w:pPr>
            <w:r w:rsidRPr="009474CC">
              <w:rPr>
                <w:color w:val="000000"/>
                <w:sz w:val="22"/>
                <w:szCs w:val="22"/>
              </w:rPr>
              <w:t>0.21</w:t>
            </w:r>
          </w:p>
        </w:tc>
        <w:tc>
          <w:tcPr>
            <w:tcW w:w="0" w:type="auto"/>
            <w:tcMar>
              <w:top w:w="0" w:type="dxa"/>
              <w:left w:w="108" w:type="dxa"/>
              <w:bottom w:w="0" w:type="dxa"/>
              <w:right w:w="108" w:type="dxa"/>
            </w:tcMar>
            <w:hideMark/>
          </w:tcPr>
          <w:p w14:paraId="6BB6D568" w14:textId="77777777" w:rsidR="004A380D" w:rsidRPr="009474CC" w:rsidRDefault="004A380D" w:rsidP="004A380D">
            <w:pPr>
              <w:spacing w:before="40" w:after="40"/>
              <w:rPr>
                <w:sz w:val="22"/>
                <w:szCs w:val="22"/>
              </w:rPr>
            </w:pPr>
            <w:r w:rsidRPr="009474CC">
              <w:rPr>
                <w:color w:val="000000"/>
                <w:sz w:val="22"/>
                <w:szCs w:val="22"/>
              </w:rPr>
              <w:t>0.26</w:t>
            </w:r>
          </w:p>
        </w:tc>
        <w:tc>
          <w:tcPr>
            <w:tcW w:w="0" w:type="auto"/>
            <w:tcMar>
              <w:top w:w="0" w:type="dxa"/>
              <w:left w:w="108" w:type="dxa"/>
              <w:bottom w:w="0" w:type="dxa"/>
              <w:right w:w="108" w:type="dxa"/>
            </w:tcMar>
            <w:hideMark/>
          </w:tcPr>
          <w:p w14:paraId="6025EDB1" w14:textId="77777777" w:rsidR="004A380D" w:rsidRPr="009474CC" w:rsidRDefault="004A380D" w:rsidP="004A380D">
            <w:pPr>
              <w:spacing w:before="40" w:after="40"/>
              <w:rPr>
                <w:sz w:val="22"/>
                <w:szCs w:val="22"/>
              </w:rPr>
            </w:pPr>
            <w:r w:rsidRPr="009474CC">
              <w:rPr>
                <w:color w:val="000000"/>
                <w:sz w:val="22"/>
                <w:szCs w:val="22"/>
              </w:rPr>
              <w:t>0.31</w:t>
            </w:r>
          </w:p>
        </w:tc>
        <w:tc>
          <w:tcPr>
            <w:tcW w:w="0" w:type="auto"/>
            <w:tcMar>
              <w:top w:w="0" w:type="dxa"/>
              <w:left w:w="108" w:type="dxa"/>
              <w:bottom w:w="0" w:type="dxa"/>
              <w:right w:w="108" w:type="dxa"/>
            </w:tcMar>
            <w:hideMark/>
          </w:tcPr>
          <w:p w14:paraId="2A1C8355" w14:textId="77777777" w:rsidR="004A380D" w:rsidRPr="009474CC" w:rsidRDefault="004A380D" w:rsidP="004A380D">
            <w:pPr>
              <w:spacing w:before="40" w:after="40"/>
              <w:rPr>
                <w:sz w:val="22"/>
                <w:szCs w:val="22"/>
              </w:rPr>
            </w:pPr>
            <w:r w:rsidRPr="009474CC">
              <w:rPr>
                <w:color w:val="000000"/>
                <w:sz w:val="22"/>
                <w:szCs w:val="22"/>
              </w:rPr>
              <w:t>0.35</w:t>
            </w:r>
          </w:p>
        </w:tc>
        <w:tc>
          <w:tcPr>
            <w:tcW w:w="0" w:type="auto"/>
            <w:tcMar>
              <w:top w:w="0" w:type="dxa"/>
              <w:left w:w="108" w:type="dxa"/>
              <w:bottom w:w="0" w:type="dxa"/>
              <w:right w:w="108" w:type="dxa"/>
            </w:tcMar>
            <w:hideMark/>
          </w:tcPr>
          <w:p w14:paraId="22E71A2A" w14:textId="77777777" w:rsidR="004A380D" w:rsidRPr="009474CC" w:rsidRDefault="004A380D" w:rsidP="004A380D">
            <w:pPr>
              <w:spacing w:before="40" w:after="40"/>
              <w:rPr>
                <w:sz w:val="22"/>
                <w:szCs w:val="22"/>
              </w:rPr>
            </w:pPr>
            <w:r w:rsidRPr="009474CC">
              <w:rPr>
                <w:color w:val="000000"/>
                <w:sz w:val="22"/>
                <w:szCs w:val="22"/>
              </w:rPr>
              <w:t>0.36</w:t>
            </w:r>
          </w:p>
        </w:tc>
        <w:tc>
          <w:tcPr>
            <w:tcW w:w="0" w:type="auto"/>
            <w:tcMar>
              <w:top w:w="0" w:type="dxa"/>
              <w:left w:w="108" w:type="dxa"/>
              <w:bottom w:w="0" w:type="dxa"/>
              <w:right w:w="108" w:type="dxa"/>
            </w:tcMar>
            <w:hideMark/>
          </w:tcPr>
          <w:p w14:paraId="16E37F46" w14:textId="77777777" w:rsidR="004A380D" w:rsidRPr="009474CC" w:rsidRDefault="004A380D" w:rsidP="004A380D">
            <w:pPr>
              <w:spacing w:before="40" w:after="40"/>
              <w:rPr>
                <w:sz w:val="22"/>
                <w:szCs w:val="22"/>
              </w:rPr>
            </w:pPr>
            <w:r w:rsidRPr="009474CC">
              <w:rPr>
                <w:color w:val="000000"/>
                <w:sz w:val="22"/>
                <w:szCs w:val="22"/>
              </w:rPr>
              <w:t>0.15</w:t>
            </w:r>
          </w:p>
        </w:tc>
      </w:tr>
      <w:tr w:rsidR="009474CC" w:rsidRPr="009805D3" w14:paraId="53C0F4B4" w14:textId="77777777" w:rsidTr="009474CC">
        <w:trPr>
          <w:trHeight w:hRule="exact" w:val="274"/>
        </w:trPr>
        <w:tc>
          <w:tcPr>
            <w:tcW w:w="0" w:type="auto"/>
            <w:tcMar>
              <w:top w:w="0" w:type="dxa"/>
              <w:left w:w="108" w:type="dxa"/>
              <w:bottom w:w="0" w:type="dxa"/>
              <w:right w:w="108" w:type="dxa"/>
            </w:tcMar>
          </w:tcPr>
          <w:p w14:paraId="12431B46" w14:textId="77777777" w:rsidR="004A380D" w:rsidRPr="009474CC" w:rsidRDefault="004A380D" w:rsidP="004A380D">
            <w:pPr>
              <w:spacing w:before="40" w:after="40"/>
              <w:rPr>
                <w:color w:val="000000"/>
                <w:sz w:val="22"/>
                <w:szCs w:val="22"/>
              </w:rPr>
            </w:pPr>
            <w:r w:rsidRPr="009474CC">
              <w:rPr>
                <w:color w:val="000000"/>
                <w:sz w:val="22"/>
                <w:szCs w:val="22"/>
              </w:rPr>
              <w:t>Potential Experience (0-15 Years)</w:t>
            </w:r>
          </w:p>
        </w:tc>
        <w:tc>
          <w:tcPr>
            <w:tcW w:w="0" w:type="auto"/>
            <w:tcMar>
              <w:top w:w="0" w:type="dxa"/>
              <w:left w:w="108" w:type="dxa"/>
              <w:bottom w:w="0" w:type="dxa"/>
              <w:right w:w="108" w:type="dxa"/>
            </w:tcMar>
          </w:tcPr>
          <w:p w14:paraId="337A169C" w14:textId="77777777" w:rsidR="004A380D" w:rsidRPr="009474CC" w:rsidRDefault="004A380D" w:rsidP="004A380D">
            <w:pPr>
              <w:spacing w:before="40" w:after="40"/>
              <w:rPr>
                <w:color w:val="000000"/>
                <w:sz w:val="22"/>
                <w:szCs w:val="22"/>
              </w:rPr>
            </w:pPr>
            <w:r w:rsidRPr="009474CC">
              <w:rPr>
                <w:color w:val="000000"/>
                <w:sz w:val="22"/>
                <w:szCs w:val="22"/>
              </w:rPr>
              <w:t>0.49</w:t>
            </w:r>
          </w:p>
        </w:tc>
        <w:tc>
          <w:tcPr>
            <w:tcW w:w="0" w:type="auto"/>
            <w:tcMar>
              <w:top w:w="0" w:type="dxa"/>
              <w:left w:w="108" w:type="dxa"/>
              <w:bottom w:w="0" w:type="dxa"/>
              <w:right w:w="108" w:type="dxa"/>
            </w:tcMar>
          </w:tcPr>
          <w:p w14:paraId="6DC231C4" w14:textId="77777777" w:rsidR="004A380D" w:rsidRPr="009474CC" w:rsidRDefault="004A380D" w:rsidP="004A380D">
            <w:pPr>
              <w:spacing w:before="40" w:after="40"/>
              <w:rPr>
                <w:color w:val="000000"/>
                <w:sz w:val="22"/>
                <w:szCs w:val="22"/>
              </w:rPr>
            </w:pPr>
            <w:r w:rsidRPr="009474CC">
              <w:rPr>
                <w:color w:val="000000"/>
                <w:sz w:val="22"/>
                <w:szCs w:val="22"/>
              </w:rPr>
              <w:t>0.41</w:t>
            </w:r>
          </w:p>
        </w:tc>
        <w:tc>
          <w:tcPr>
            <w:tcW w:w="0" w:type="auto"/>
            <w:tcMar>
              <w:top w:w="0" w:type="dxa"/>
              <w:left w:w="108" w:type="dxa"/>
              <w:bottom w:w="0" w:type="dxa"/>
              <w:right w:w="108" w:type="dxa"/>
            </w:tcMar>
          </w:tcPr>
          <w:p w14:paraId="4DFC16E7" w14:textId="77777777" w:rsidR="004A380D" w:rsidRPr="009474CC" w:rsidRDefault="004A380D" w:rsidP="004A380D">
            <w:pPr>
              <w:spacing w:before="40" w:after="40"/>
              <w:rPr>
                <w:color w:val="000000"/>
                <w:sz w:val="22"/>
                <w:szCs w:val="22"/>
              </w:rPr>
            </w:pPr>
            <w:r w:rsidRPr="009474CC">
              <w:rPr>
                <w:color w:val="000000"/>
                <w:sz w:val="22"/>
                <w:szCs w:val="22"/>
              </w:rPr>
              <w:t>0.35</w:t>
            </w:r>
          </w:p>
        </w:tc>
        <w:tc>
          <w:tcPr>
            <w:tcW w:w="0" w:type="auto"/>
            <w:tcMar>
              <w:top w:w="0" w:type="dxa"/>
              <w:left w:w="108" w:type="dxa"/>
              <w:bottom w:w="0" w:type="dxa"/>
              <w:right w:w="108" w:type="dxa"/>
            </w:tcMar>
          </w:tcPr>
          <w:p w14:paraId="5B076891" w14:textId="77777777" w:rsidR="004A380D" w:rsidRPr="009474CC" w:rsidRDefault="004A380D" w:rsidP="004A380D">
            <w:pPr>
              <w:spacing w:before="40" w:after="40"/>
              <w:rPr>
                <w:color w:val="000000"/>
                <w:sz w:val="22"/>
                <w:szCs w:val="22"/>
              </w:rPr>
            </w:pPr>
            <w:r w:rsidRPr="009474CC">
              <w:rPr>
                <w:color w:val="000000"/>
                <w:sz w:val="22"/>
                <w:szCs w:val="22"/>
              </w:rPr>
              <w:t>0.32</w:t>
            </w:r>
          </w:p>
        </w:tc>
        <w:tc>
          <w:tcPr>
            <w:tcW w:w="0" w:type="auto"/>
            <w:tcMar>
              <w:top w:w="0" w:type="dxa"/>
              <w:left w:w="108" w:type="dxa"/>
              <w:bottom w:w="0" w:type="dxa"/>
              <w:right w:w="108" w:type="dxa"/>
            </w:tcMar>
          </w:tcPr>
          <w:p w14:paraId="46437BE9" w14:textId="77777777" w:rsidR="004A380D" w:rsidRPr="009474CC" w:rsidRDefault="004A380D" w:rsidP="004A380D">
            <w:pPr>
              <w:spacing w:before="40" w:after="40"/>
              <w:rPr>
                <w:color w:val="000000"/>
                <w:sz w:val="22"/>
                <w:szCs w:val="22"/>
              </w:rPr>
            </w:pPr>
            <w:r w:rsidRPr="009474CC">
              <w:rPr>
                <w:color w:val="000000"/>
                <w:sz w:val="22"/>
                <w:szCs w:val="22"/>
              </w:rPr>
              <w:t>0.35</w:t>
            </w:r>
          </w:p>
        </w:tc>
        <w:tc>
          <w:tcPr>
            <w:tcW w:w="0" w:type="auto"/>
            <w:tcMar>
              <w:top w:w="0" w:type="dxa"/>
              <w:left w:w="108" w:type="dxa"/>
              <w:bottom w:w="0" w:type="dxa"/>
              <w:right w:w="108" w:type="dxa"/>
            </w:tcMar>
          </w:tcPr>
          <w:p w14:paraId="25F56F70" w14:textId="77777777" w:rsidR="004A380D" w:rsidRPr="009474CC" w:rsidRDefault="004A380D" w:rsidP="004A380D">
            <w:pPr>
              <w:spacing w:before="40" w:after="40"/>
              <w:rPr>
                <w:color w:val="000000"/>
                <w:sz w:val="22"/>
                <w:szCs w:val="22"/>
              </w:rPr>
            </w:pPr>
            <w:r w:rsidRPr="009474CC">
              <w:rPr>
                <w:color w:val="000000"/>
                <w:sz w:val="22"/>
                <w:szCs w:val="22"/>
              </w:rPr>
              <w:t>-0.14</w:t>
            </w:r>
          </w:p>
        </w:tc>
      </w:tr>
      <w:tr w:rsidR="009474CC" w:rsidRPr="009805D3" w14:paraId="00C6A098" w14:textId="77777777" w:rsidTr="009474CC">
        <w:trPr>
          <w:trHeight w:hRule="exact" w:val="274"/>
        </w:trPr>
        <w:tc>
          <w:tcPr>
            <w:tcW w:w="0" w:type="auto"/>
            <w:tcMar>
              <w:top w:w="0" w:type="dxa"/>
              <w:left w:w="108" w:type="dxa"/>
              <w:bottom w:w="0" w:type="dxa"/>
              <w:right w:w="108" w:type="dxa"/>
            </w:tcMar>
          </w:tcPr>
          <w:p w14:paraId="2C786F24" w14:textId="77777777" w:rsidR="004A380D" w:rsidRPr="009474CC" w:rsidRDefault="004A380D" w:rsidP="004A380D">
            <w:pPr>
              <w:spacing w:before="40" w:after="40"/>
              <w:rPr>
                <w:color w:val="000000"/>
                <w:sz w:val="22"/>
                <w:szCs w:val="22"/>
              </w:rPr>
            </w:pPr>
            <w:r w:rsidRPr="009474CC">
              <w:rPr>
                <w:color w:val="000000"/>
                <w:sz w:val="22"/>
                <w:szCs w:val="22"/>
              </w:rPr>
              <w:t>Potential Experience (15-30 Years)</w:t>
            </w:r>
          </w:p>
        </w:tc>
        <w:tc>
          <w:tcPr>
            <w:tcW w:w="0" w:type="auto"/>
            <w:tcMar>
              <w:top w:w="0" w:type="dxa"/>
              <w:left w:w="108" w:type="dxa"/>
              <w:bottom w:w="0" w:type="dxa"/>
              <w:right w:w="108" w:type="dxa"/>
            </w:tcMar>
          </w:tcPr>
          <w:p w14:paraId="234C7213" w14:textId="77777777" w:rsidR="004A380D" w:rsidRPr="009474CC" w:rsidRDefault="004A380D" w:rsidP="004A380D">
            <w:pPr>
              <w:spacing w:before="40" w:after="40"/>
              <w:rPr>
                <w:color w:val="000000"/>
                <w:sz w:val="22"/>
                <w:szCs w:val="22"/>
              </w:rPr>
            </w:pPr>
            <w:r w:rsidRPr="009474CC">
              <w:rPr>
                <w:color w:val="000000"/>
                <w:sz w:val="22"/>
                <w:szCs w:val="22"/>
              </w:rPr>
              <w:t>0.31</w:t>
            </w:r>
          </w:p>
        </w:tc>
        <w:tc>
          <w:tcPr>
            <w:tcW w:w="0" w:type="auto"/>
            <w:tcMar>
              <w:top w:w="0" w:type="dxa"/>
              <w:left w:w="108" w:type="dxa"/>
              <w:bottom w:w="0" w:type="dxa"/>
              <w:right w:w="108" w:type="dxa"/>
            </w:tcMar>
          </w:tcPr>
          <w:p w14:paraId="46C10D02" w14:textId="77777777" w:rsidR="004A380D" w:rsidRPr="009474CC" w:rsidRDefault="004A380D" w:rsidP="004A380D">
            <w:pPr>
              <w:spacing w:before="40" w:after="40"/>
              <w:rPr>
                <w:color w:val="000000"/>
                <w:sz w:val="22"/>
                <w:szCs w:val="22"/>
              </w:rPr>
            </w:pPr>
            <w:r w:rsidRPr="009474CC">
              <w:rPr>
                <w:color w:val="000000"/>
                <w:sz w:val="22"/>
                <w:szCs w:val="22"/>
              </w:rPr>
              <w:t>0.42</w:t>
            </w:r>
          </w:p>
        </w:tc>
        <w:tc>
          <w:tcPr>
            <w:tcW w:w="0" w:type="auto"/>
            <w:tcMar>
              <w:top w:w="0" w:type="dxa"/>
              <w:left w:w="108" w:type="dxa"/>
              <w:bottom w:w="0" w:type="dxa"/>
              <w:right w:w="108" w:type="dxa"/>
            </w:tcMar>
          </w:tcPr>
          <w:p w14:paraId="771CD1DA" w14:textId="77777777" w:rsidR="004A380D" w:rsidRPr="009474CC" w:rsidRDefault="004A380D" w:rsidP="004A380D">
            <w:pPr>
              <w:spacing w:before="40" w:after="40"/>
              <w:rPr>
                <w:color w:val="000000"/>
                <w:sz w:val="22"/>
                <w:szCs w:val="22"/>
              </w:rPr>
            </w:pPr>
            <w:r w:rsidRPr="009474CC">
              <w:rPr>
                <w:color w:val="000000"/>
                <w:sz w:val="22"/>
                <w:szCs w:val="22"/>
              </w:rPr>
              <w:t>0.44</w:t>
            </w:r>
          </w:p>
        </w:tc>
        <w:tc>
          <w:tcPr>
            <w:tcW w:w="0" w:type="auto"/>
            <w:tcMar>
              <w:top w:w="0" w:type="dxa"/>
              <w:left w:w="108" w:type="dxa"/>
              <w:bottom w:w="0" w:type="dxa"/>
              <w:right w:w="108" w:type="dxa"/>
            </w:tcMar>
          </w:tcPr>
          <w:p w14:paraId="27AB8704" w14:textId="77777777" w:rsidR="004A380D" w:rsidRPr="009474CC" w:rsidRDefault="004A380D" w:rsidP="004A380D">
            <w:pPr>
              <w:spacing w:before="40" w:after="40"/>
              <w:rPr>
                <w:color w:val="000000"/>
                <w:sz w:val="22"/>
                <w:szCs w:val="22"/>
              </w:rPr>
            </w:pPr>
            <w:r w:rsidRPr="009474CC">
              <w:rPr>
                <w:color w:val="000000"/>
                <w:sz w:val="22"/>
                <w:szCs w:val="22"/>
              </w:rPr>
              <w:t>0.38</w:t>
            </w:r>
          </w:p>
        </w:tc>
        <w:tc>
          <w:tcPr>
            <w:tcW w:w="0" w:type="auto"/>
            <w:tcMar>
              <w:top w:w="0" w:type="dxa"/>
              <w:left w:w="108" w:type="dxa"/>
              <w:bottom w:w="0" w:type="dxa"/>
              <w:right w:w="108" w:type="dxa"/>
            </w:tcMar>
          </w:tcPr>
          <w:p w14:paraId="7A6770CD" w14:textId="77777777" w:rsidR="004A380D" w:rsidRPr="009474CC" w:rsidRDefault="004A380D" w:rsidP="004A380D">
            <w:pPr>
              <w:spacing w:before="40" w:after="40"/>
              <w:rPr>
                <w:color w:val="000000"/>
                <w:sz w:val="22"/>
                <w:szCs w:val="22"/>
              </w:rPr>
            </w:pPr>
            <w:r w:rsidRPr="009474CC">
              <w:rPr>
                <w:color w:val="000000"/>
                <w:sz w:val="22"/>
                <w:szCs w:val="22"/>
              </w:rPr>
              <w:t>0.35</w:t>
            </w:r>
          </w:p>
        </w:tc>
        <w:tc>
          <w:tcPr>
            <w:tcW w:w="0" w:type="auto"/>
            <w:tcMar>
              <w:top w:w="0" w:type="dxa"/>
              <w:left w:w="108" w:type="dxa"/>
              <w:bottom w:w="0" w:type="dxa"/>
              <w:right w:w="108" w:type="dxa"/>
            </w:tcMar>
          </w:tcPr>
          <w:p w14:paraId="6D5F6C32" w14:textId="77777777" w:rsidR="004A380D" w:rsidRPr="009474CC" w:rsidRDefault="004A380D" w:rsidP="004A380D">
            <w:pPr>
              <w:spacing w:before="40" w:after="40"/>
              <w:rPr>
                <w:color w:val="000000"/>
                <w:sz w:val="22"/>
                <w:szCs w:val="22"/>
              </w:rPr>
            </w:pPr>
            <w:r w:rsidRPr="009474CC">
              <w:rPr>
                <w:color w:val="000000"/>
                <w:sz w:val="22"/>
                <w:szCs w:val="22"/>
              </w:rPr>
              <w:t>0.04</w:t>
            </w:r>
          </w:p>
        </w:tc>
      </w:tr>
      <w:tr w:rsidR="009474CC" w:rsidRPr="009805D3" w14:paraId="184C28B3" w14:textId="77777777" w:rsidTr="009474CC">
        <w:trPr>
          <w:trHeight w:hRule="exact" w:val="274"/>
        </w:trPr>
        <w:tc>
          <w:tcPr>
            <w:tcW w:w="0" w:type="auto"/>
            <w:tcMar>
              <w:top w:w="0" w:type="dxa"/>
              <w:left w:w="108" w:type="dxa"/>
              <w:bottom w:w="0" w:type="dxa"/>
              <w:right w:w="108" w:type="dxa"/>
            </w:tcMar>
          </w:tcPr>
          <w:p w14:paraId="5F0BA662" w14:textId="77777777" w:rsidR="004A380D" w:rsidRPr="009474CC" w:rsidRDefault="004A380D" w:rsidP="004A380D">
            <w:pPr>
              <w:spacing w:before="40" w:after="40"/>
              <w:rPr>
                <w:color w:val="000000"/>
                <w:sz w:val="22"/>
                <w:szCs w:val="22"/>
              </w:rPr>
            </w:pPr>
            <w:r w:rsidRPr="009474CC">
              <w:rPr>
                <w:color w:val="000000"/>
                <w:sz w:val="22"/>
                <w:szCs w:val="22"/>
              </w:rPr>
              <w:t>Potential Experience (30-45 Years)</w:t>
            </w:r>
          </w:p>
        </w:tc>
        <w:tc>
          <w:tcPr>
            <w:tcW w:w="0" w:type="auto"/>
            <w:tcMar>
              <w:top w:w="0" w:type="dxa"/>
              <w:left w:w="108" w:type="dxa"/>
              <w:bottom w:w="0" w:type="dxa"/>
              <w:right w:w="108" w:type="dxa"/>
            </w:tcMar>
          </w:tcPr>
          <w:p w14:paraId="5CFADC29" w14:textId="77777777" w:rsidR="004A380D" w:rsidRPr="009474CC" w:rsidRDefault="004A380D" w:rsidP="004A380D">
            <w:pPr>
              <w:spacing w:before="40" w:after="40"/>
              <w:rPr>
                <w:color w:val="000000"/>
                <w:sz w:val="22"/>
                <w:szCs w:val="22"/>
              </w:rPr>
            </w:pPr>
            <w:r w:rsidRPr="009474CC">
              <w:rPr>
                <w:color w:val="000000"/>
                <w:sz w:val="22"/>
                <w:szCs w:val="22"/>
              </w:rPr>
              <w:t>0.18</w:t>
            </w:r>
          </w:p>
        </w:tc>
        <w:tc>
          <w:tcPr>
            <w:tcW w:w="0" w:type="auto"/>
            <w:tcMar>
              <w:top w:w="0" w:type="dxa"/>
              <w:left w:w="108" w:type="dxa"/>
              <w:bottom w:w="0" w:type="dxa"/>
              <w:right w:w="108" w:type="dxa"/>
            </w:tcMar>
          </w:tcPr>
          <w:p w14:paraId="1EDCFF0B" w14:textId="77777777" w:rsidR="004A380D" w:rsidRPr="009474CC" w:rsidRDefault="004A380D" w:rsidP="004A380D">
            <w:pPr>
              <w:spacing w:before="40" w:after="40"/>
              <w:rPr>
                <w:color w:val="000000"/>
                <w:sz w:val="22"/>
                <w:szCs w:val="22"/>
              </w:rPr>
            </w:pPr>
            <w:r w:rsidRPr="009474CC">
              <w:rPr>
                <w:color w:val="000000"/>
                <w:sz w:val="22"/>
                <w:szCs w:val="22"/>
              </w:rPr>
              <w:t>0.16</w:t>
            </w:r>
          </w:p>
        </w:tc>
        <w:tc>
          <w:tcPr>
            <w:tcW w:w="0" w:type="auto"/>
            <w:tcMar>
              <w:top w:w="0" w:type="dxa"/>
              <w:left w:w="108" w:type="dxa"/>
              <w:bottom w:w="0" w:type="dxa"/>
              <w:right w:w="108" w:type="dxa"/>
            </w:tcMar>
          </w:tcPr>
          <w:p w14:paraId="1F30FCEC" w14:textId="77777777" w:rsidR="004A380D" w:rsidRPr="009474CC" w:rsidRDefault="004A380D" w:rsidP="004A380D">
            <w:pPr>
              <w:spacing w:before="40" w:after="40"/>
              <w:rPr>
                <w:color w:val="000000"/>
                <w:sz w:val="22"/>
                <w:szCs w:val="22"/>
              </w:rPr>
            </w:pPr>
            <w:r w:rsidRPr="009474CC">
              <w:rPr>
                <w:color w:val="000000"/>
                <w:sz w:val="22"/>
                <w:szCs w:val="22"/>
              </w:rPr>
              <w:t>0.19</w:t>
            </w:r>
          </w:p>
        </w:tc>
        <w:tc>
          <w:tcPr>
            <w:tcW w:w="0" w:type="auto"/>
            <w:tcMar>
              <w:top w:w="0" w:type="dxa"/>
              <w:left w:w="108" w:type="dxa"/>
              <w:bottom w:w="0" w:type="dxa"/>
              <w:right w:w="108" w:type="dxa"/>
            </w:tcMar>
          </w:tcPr>
          <w:p w14:paraId="3563BEDB" w14:textId="77777777" w:rsidR="004A380D" w:rsidRPr="009474CC" w:rsidRDefault="004A380D" w:rsidP="004A380D">
            <w:pPr>
              <w:spacing w:before="40" w:after="40"/>
              <w:rPr>
                <w:color w:val="000000"/>
                <w:sz w:val="22"/>
                <w:szCs w:val="22"/>
              </w:rPr>
            </w:pPr>
            <w:r w:rsidRPr="009474CC">
              <w:rPr>
                <w:color w:val="000000"/>
                <w:sz w:val="22"/>
                <w:szCs w:val="22"/>
              </w:rPr>
              <w:t>0.27</w:t>
            </w:r>
          </w:p>
        </w:tc>
        <w:tc>
          <w:tcPr>
            <w:tcW w:w="0" w:type="auto"/>
            <w:tcMar>
              <w:top w:w="0" w:type="dxa"/>
              <w:left w:w="108" w:type="dxa"/>
              <w:bottom w:w="0" w:type="dxa"/>
              <w:right w:w="108" w:type="dxa"/>
            </w:tcMar>
          </w:tcPr>
          <w:p w14:paraId="4E9D9839" w14:textId="77777777" w:rsidR="004A380D" w:rsidRPr="009474CC" w:rsidRDefault="004A380D" w:rsidP="004A380D">
            <w:pPr>
              <w:spacing w:before="40" w:after="40"/>
              <w:rPr>
                <w:color w:val="000000"/>
                <w:sz w:val="22"/>
                <w:szCs w:val="22"/>
              </w:rPr>
            </w:pPr>
            <w:r w:rsidRPr="009474CC">
              <w:rPr>
                <w:color w:val="000000"/>
                <w:sz w:val="22"/>
                <w:szCs w:val="22"/>
              </w:rPr>
              <w:t>0.25</w:t>
            </w:r>
          </w:p>
        </w:tc>
        <w:tc>
          <w:tcPr>
            <w:tcW w:w="0" w:type="auto"/>
            <w:tcMar>
              <w:top w:w="0" w:type="dxa"/>
              <w:left w:w="108" w:type="dxa"/>
              <w:bottom w:w="0" w:type="dxa"/>
              <w:right w:w="108" w:type="dxa"/>
            </w:tcMar>
          </w:tcPr>
          <w:p w14:paraId="0EE5932F" w14:textId="77777777" w:rsidR="004A380D" w:rsidRPr="009474CC" w:rsidRDefault="004A380D" w:rsidP="004A380D">
            <w:pPr>
              <w:spacing w:before="40" w:after="40"/>
              <w:rPr>
                <w:color w:val="000000"/>
                <w:sz w:val="22"/>
                <w:szCs w:val="22"/>
              </w:rPr>
            </w:pPr>
            <w:r w:rsidRPr="009474CC">
              <w:rPr>
                <w:color w:val="000000"/>
                <w:sz w:val="22"/>
                <w:szCs w:val="22"/>
              </w:rPr>
              <w:t>0.07</w:t>
            </w:r>
          </w:p>
        </w:tc>
      </w:tr>
      <w:tr w:rsidR="009474CC" w:rsidRPr="009805D3" w14:paraId="23249C38" w14:textId="77777777" w:rsidTr="009474CC">
        <w:trPr>
          <w:trHeight w:hRule="exact" w:val="274"/>
        </w:trPr>
        <w:tc>
          <w:tcPr>
            <w:tcW w:w="0" w:type="auto"/>
            <w:tcMar>
              <w:top w:w="0" w:type="dxa"/>
              <w:left w:w="108" w:type="dxa"/>
              <w:bottom w:w="0" w:type="dxa"/>
              <w:right w:w="108" w:type="dxa"/>
            </w:tcMar>
          </w:tcPr>
          <w:p w14:paraId="3CC21E77" w14:textId="77777777" w:rsidR="004A380D" w:rsidRPr="009474CC" w:rsidRDefault="004A380D" w:rsidP="004A380D">
            <w:pPr>
              <w:spacing w:before="40" w:after="40"/>
              <w:rPr>
                <w:color w:val="000000"/>
                <w:sz w:val="22"/>
                <w:szCs w:val="22"/>
              </w:rPr>
            </w:pPr>
            <w:r w:rsidRPr="009474CC">
              <w:rPr>
                <w:color w:val="000000"/>
                <w:sz w:val="22"/>
                <w:szCs w:val="22"/>
              </w:rPr>
              <w:t>Potential Experience (45+ Years)</w:t>
            </w:r>
          </w:p>
        </w:tc>
        <w:tc>
          <w:tcPr>
            <w:tcW w:w="0" w:type="auto"/>
            <w:tcMar>
              <w:top w:w="0" w:type="dxa"/>
              <w:left w:w="108" w:type="dxa"/>
              <w:bottom w:w="0" w:type="dxa"/>
              <w:right w:w="108" w:type="dxa"/>
            </w:tcMar>
          </w:tcPr>
          <w:p w14:paraId="7E1780FC" w14:textId="77777777" w:rsidR="004A380D" w:rsidRPr="009474CC" w:rsidRDefault="004A380D" w:rsidP="004A380D">
            <w:pPr>
              <w:spacing w:before="40" w:after="40"/>
              <w:rPr>
                <w:color w:val="000000"/>
                <w:sz w:val="22"/>
                <w:szCs w:val="22"/>
              </w:rPr>
            </w:pPr>
            <w:r w:rsidRPr="009474CC">
              <w:rPr>
                <w:sz w:val="22"/>
                <w:szCs w:val="22"/>
              </w:rPr>
              <w:t>0.02</w:t>
            </w:r>
          </w:p>
        </w:tc>
        <w:tc>
          <w:tcPr>
            <w:tcW w:w="0" w:type="auto"/>
            <w:tcMar>
              <w:top w:w="0" w:type="dxa"/>
              <w:left w:w="108" w:type="dxa"/>
              <w:bottom w:w="0" w:type="dxa"/>
              <w:right w:w="108" w:type="dxa"/>
            </w:tcMar>
          </w:tcPr>
          <w:p w14:paraId="66BC47DE" w14:textId="77777777" w:rsidR="004A380D" w:rsidRPr="009474CC" w:rsidRDefault="004A380D" w:rsidP="004A380D">
            <w:pPr>
              <w:spacing w:before="40" w:after="40"/>
              <w:rPr>
                <w:color w:val="000000"/>
                <w:sz w:val="22"/>
                <w:szCs w:val="22"/>
              </w:rPr>
            </w:pPr>
            <w:r w:rsidRPr="009474CC">
              <w:rPr>
                <w:sz w:val="22"/>
                <w:szCs w:val="22"/>
              </w:rPr>
              <w:t>0.02</w:t>
            </w:r>
          </w:p>
        </w:tc>
        <w:tc>
          <w:tcPr>
            <w:tcW w:w="0" w:type="auto"/>
            <w:tcMar>
              <w:top w:w="0" w:type="dxa"/>
              <w:left w:w="108" w:type="dxa"/>
              <w:bottom w:w="0" w:type="dxa"/>
              <w:right w:w="108" w:type="dxa"/>
            </w:tcMar>
          </w:tcPr>
          <w:p w14:paraId="601E0775" w14:textId="77777777" w:rsidR="004A380D" w:rsidRPr="009474CC" w:rsidRDefault="004A380D" w:rsidP="004A380D">
            <w:pPr>
              <w:spacing w:before="40" w:after="40"/>
              <w:rPr>
                <w:color w:val="000000"/>
                <w:sz w:val="22"/>
                <w:szCs w:val="22"/>
              </w:rPr>
            </w:pPr>
            <w:r w:rsidRPr="009474CC">
              <w:rPr>
                <w:sz w:val="22"/>
                <w:szCs w:val="22"/>
              </w:rPr>
              <w:t>0.02</w:t>
            </w:r>
          </w:p>
        </w:tc>
        <w:tc>
          <w:tcPr>
            <w:tcW w:w="0" w:type="auto"/>
            <w:tcMar>
              <w:top w:w="0" w:type="dxa"/>
              <w:left w:w="108" w:type="dxa"/>
              <w:bottom w:w="0" w:type="dxa"/>
              <w:right w:w="108" w:type="dxa"/>
            </w:tcMar>
          </w:tcPr>
          <w:p w14:paraId="7B10FE59" w14:textId="77777777" w:rsidR="004A380D" w:rsidRPr="009474CC" w:rsidRDefault="004A380D" w:rsidP="004A380D">
            <w:pPr>
              <w:spacing w:before="40" w:after="40"/>
              <w:rPr>
                <w:color w:val="000000"/>
                <w:sz w:val="22"/>
                <w:szCs w:val="22"/>
              </w:rPr>
            </w:pPr>
            <w:r w:rsidRPr="009474CC">
              <w:rPr>
                <w:sz w:val="22"/>
                <w:szCs w:val="22"/>
              </w:rPr>
              <w:t>0.03</w:t>
            </w:r>
          </w:p>
        </w:tc>
        <w:tc>
          <w:tcPr>
            <w:tcW w:w="0" w:type="auto"/>
            <w:tcMar>
              <w:top w:w="0" w:type="dxa"/>
              <w:left w:w="108" w:type="dxa"/>
              <w:bottom w:w="0" w:type="dxa"/>
              <w:right w:w="108" w:type="dxa"/>
            </w:tcMar>
          </w:tcPr>
          <w:p w14:paraId="55FA9D48" w14:textId="77777777" w:rsidR="004A380D" w:rsidRPr="009474CC" w:rsidRDefault="004A380D" w:rsidP="004A380D">
            <w:pPr>
              <w:spacing w:before="40" w:after="40"/>
              <w:rPr>
                <w:color w:val="000000"/>
                <w:sz w:val="22"/>
                <w:szCs w:val="22"/>
              </w:rPr>
            </w:pPr>
            <w:r w:rsidRPr="009474CC">
              <w:rPr>
                <w:sz w:val="22"/>
                <w:szCs w:val="22"/>
              </w:rPr>
              <w:t>0.04</w:t>
            </w:r>
          </w:p>
        </w:tc>
        <w:tc>
          <w:tcPr>
            <w:tcW w:w="0" w:type="auto"/>
            <w:tcMar>
              <w:top w:w="0" w:type="dxa"/>
              <w:left w:w="108" w:type="dxa"/>
              <w:bottom w:w="0" w:type="dxa"/>
              <w:right w:w="108" w:type="dxa"/>
            </w:tcMar>
          </w:tcPr>
          <w:p w14:paraId="0A70C43A" w14:textId="77777777" w:rsidR="004A380D" w:rsidRPr="009474CC" w:rsidRDefault="004A380D" w:rsidP="004A380D">
            <w:pPr>
              <w:spacing w:before="40" w:after="40"/>
              <w:rPr>
                <w:color w:val="000000"/>
                <w:sz w:val="22"/>
                <w:szCs w:val="22"/>
              </w:rPr>
            </w:pPr>
            <w:r w:rsidRPr="009474CC">
              <w:rPr>
                <w:sz w:val="22"/>
                <w:szCs w:val="22"/>
              </w:rPr>
              <w:t>0.02</w:t>
            </w:r>
          </w:p>
        </w:tc>
      </w:tr>
      <w:tr w:rsidR="009474CC" w:rsidRPr="009805D3" w14:paraId="0F38D091" w14:textId="77777777" w:rsidTr="009474CC">
        <w:trPr>
          <w:trHeight w:hRule="exact" w:val="274"/>
        </w:trPr>
        <w:tc>
          <w:tcPr>
            <w:tcW w:w="0" w:type="auto"/>
            <w:tcMar>
              <w:top w:w="0" w:type="dxa"/>
              <w:left w:w="108" w:type="dxa"/>
              <w:bottom w:w="0" w:type="dxa"/>
              <w:right w:w="108" w:type="dxa"/>
            </w:tcMar>
            <w:hideMark/>
          </w:tcPr>
          <w:p w14:paraId="4E89DE32" w14:textId="77777777" w:rsidR="004A380D" w:rsidRPr="009474CC" w:rsidRDefault="004A380D" w:rsidP="004A380D">
            <w:pPr>
              <w:spacing w:before="40" w:after="40"/>
              <w:rPr>
                <w:sz w:val="22"/>
                <w:szCs w:val="22"/>
              </w:rPr>
            </w:pPr>
            <w:r w:rsidRPr="009474CC">
              <w:rPr>
                <w:color w:val="000000"/>
                <w:sz w:val="22"/>
                <w:szCs w:val="22"/>
              </w:rPr>
              <w:t>Female</w:t>
            </w:r>
          </w:p>
        </w:tc>
        <w:tc>
          <w:tcPr>
            <w:tcW w:w="0" w:type="auto"/>
            <w:tcMar>
              <w:top w:w="0" w:type="dxa"/>
              <w:left w:w="108" w:type="dxa"/>
              <w:bottom w:w="0" w:type="dxa"/>
              <w:right w:w="108" w:type="dxa"/>
            </w:tcMar>
            <w:hideMark/>
          </w:tcPr>
          <w:p w14:paraId="1A1DF371" w14:textId="77777777" w:rsidR="004A380D" w:rsidRPr="009474CC" w:rsidRDefault="004A380D" w:rsidP="004A380D">
            <w:pPr>
              <w:spacing w:before="40" w:after="40"/>
              <w:rPr>
                <w:sz w:val="22"/>
                <w:szCs w:val="22"/>
              </w:rPr>
            </w:pPr>
            <w:r w:rsidRPr="009474CC">
              <w:rPr>
                <w:color w:val="000000"/>
                <w:sz w:val="22"/>
                <w:szCs w:val="22"/>
              </w:rPr>
              <w:t>0.42</w:t>
            </w:r>
          </w:p>
        </w:tc>
        <w:tc>
          <w:tcPr>
            <w:tcW w:w="0" w:type="auto"/>
            <w:tcMar>
              <w:top w:w="0" w:type="dxa"/>
              <w:left w:w="108" w:type="dxa"/>
              <w:bottom w:w="0" w:type="dxa"/>
              <w:right w:w="108" w:type="dxa"/>
            </w:tcMar>
            <w:hideMark/>
          </w:tcPr>
          <w:p w14:paraId="0A10F046" w14:textId="77777777" w:rsidR="004A380D" w:rsidRPr="009474CC" w:rsidRDefault="004A380D" w:rsidP="004A380D">
            <w:pPr>
              <w:spacing w:before="40" w:after="40"/>
              <w:rPr>
                <w:sz w:val="22"/>
                <w:szCs w:val="22"/>
              </w:rPr>
            </w:pPr>
            <w:r w:rsidRPr="009474CC">
              <w:rPr>
                <w:color w:val="000000"/>
                <w:sz w:val="22"/>
                <w:szCs w:val="22"/>
              </w:rPr>
              <w:t>0.50</w:t>
            </w:r>
          </w:p>
        </w:tc>
        <w:tc>
          <w:tcPr>
            <w:tcW w:w="0" w:type="auto"/>
            <w:tcMar>
              <w:top w:w="0" w:type="dxa"/>
              <w:left w:w="108" w:type="dxa"/>
              <w:bottom w:w="0" w:type="dxa"/>
              <w:right w:w="108" w:type="dxa"/>
            </w:tcMar>
            <w:hideMark/>
          </w:tcPr>
          <w:p w14:paraId="46DE6613" w14:textId="77777777" w:rsidR="004A380D" w:rsidRPr="009474CC" w:rsidRDefault="004A380D" w:rsidP="004A380D">
            <w:pPr>
              <w:spacing w:before="40" w:after="40"/>
              <w:rPr>
                <w:sz w:val="22"/>
                <w:szCs w:val="22"/>
              </w:rPr>
            </w:pPr>
            <w:r w:rsidRPr="009474CC">
              <w:rPr>
                <w:color w:val="000000"/>
                <w:sz w:val="22"/>
                <w:szCs w:val="22"/>
              </w:rPr>
              <w:t>0.50</w:t>
            </w:r>
          </w:p>
        </w:tc>
        <w:tc>
          <w:tcPr>
            <w:tcW w:w="0" w:type="auto"/>
            <w:tcMar>
              <w:top w:w="0" w:type="dxa"/>
              <w:left w:w="108" w:type="dxa"/>
              <w:bottom w:w="0" w:type="dxa"/>
              <w:right w:w="108" w:type="dxa"/>
            </w:tcMar>
            <w:hideMark/>
          </w:tcPr>
          <w:p w14:paraId="5CFECD07" w14:textId="77777777" w:rsidR="004A380D" w:rsidRPr="009474CC" w:rsidRDefault="004A380D" w:rsidP="004A380D">
            <w:pPr>
              <w:spacing w:before="40" w:after="40"/>
              <w:rPr>
                <w:sz w:val="22"/>
                <w:szCs w:val="22"/>
              </w:rPr>
            </w:pPr>
            <w:r w:rsidRPr="009474CC">
              <w:rPr>
                <w:color w:val="000000"/>
                <w:sz w:val="22"/>
                <w:szCs w:val="22"/>
              </w:rPr>
              <w:t>0.53</w:t>
            </w:r>
          </w:p>
        </w:tc>
        <w:tc>
          <w:tcPr>
            <w:tcW w:w="0" w:type="auto"/>
            <w:tcMar>
              <w:top w:w="0" w:type="dxa"/>
              <w:left w:w="108" w:type="dxa"/>
              <w:bottom w:w="0" w:type="dxa"/>
              <w:right w:w="108" w:type="dxa"/>
            </w:tcMar>
            <w:hideMark/>
          </w:tcPr>
          <w:p w14:paraId="360C757D" w14:textId="77777777" w:rsidR="004A380D" w:rsidRPr="009474CC" w:rsidRDefault="004A380D" w:rsidP="004A380D">
            <w:pPr>
              <w:spacing w:before="40" w:after="40"/>
              <w:rPr>
                <w:sz w:val="22"/>
                <w:szCs w:val="22"/>
              </w:rPr>
            </w:pPr>
            <w:r w:rsidRPr="009474CC">
              <w:rPr>
                <w:color w:val="000000"/>
                <w:sz w:val="22"/>
                <w:szCs w:val="22"/>
              </w:rPr>
              <w:t>0.52</w:t>
            </w:r>
          </w:p>
        </w:tc>
        <w:tc>
          <w:tcPr>
            <w:tcW w:w="0" w:type="auto"/>
            <w:tcMar>
              <w:top w:w="0" w:type="dxa"/>
              <w:left w:w="108" w:type="dxa"/>
              <w:bottom w:w="0" w:type="dxa"/>
              <w:right w:w="108" w:type="dxa"/>
            </w:tcMar>
            <w:hideMark/>
          </w:tcPr>
          <w:p w14:paraId="1703FE20" w14:textId="77777777" w:rsidR="004A380D" w:rsidRPr="009474CC" w:rsidRDefault="004A380D" w:rsidP="004A380D">
            <w:pPr>
              <w:spacing w:before="40" w:after="40"/>
              <w:rPr>
                <w:sz w:val="22"/>
                <w:szCs w:val="22"/>
              </w:rPr>
            </w:pPr>
            <w:r w:rsidRPr="009474CC">
              <w:rPr>
                <w:color w:val="000000"/>
                <w:sz w:val="22"/>
                <w:szCs w:val="22"/>
              </w:rPr>
              <w:t>0.11</w:t>
            </w:r>
          </w:p>
        </w:tc>
      </w:tr>
      <w:tr w:rsidR="009474CC" w:rsidRPr="009805D3" w14:paraId="10E54AAF" w14:textId="77777777" w:rsidTr="009474CC">
        <w:trPr>
          <w:trHeight w:hRule="exact" w:val="274"/>
        </w:trPr>
        <w:tc>
          <w:tcPr>
            <w:tcW w:w="0" w:type="auto"/>
            <w:tcMar>
              <w:top w:w="0" w:type="dxa"/>
              <w:left w:w="108" w:type="dxa"/>
              <w:bottom w:w="0" w:type="dxa"/>
              <w:right w:w="108" w:type="dxa"/>
            </w:tcMar>
            <w:hideMark/>
          </w:tcPr>
          <w:p w14:paraId="11A61455" w14:textId="77777777" w:rsidR="004A380D" w:rsidRPr="009474CC" w:rsidRDefault="004A380D" w:rsidP="004A380D">
            <w:pPr>
              <w:spacing w:before="40" w:after="40"/>
              <w:rPr>
                <w:sz w:val="22"/>
                <w:szCs w:val="22"/>
              </w:rPr>
            </w:pPr>
            <w:r w:rsidRPr="009474CC">
              <w:rPr>
                <w:color w:val="000000"/>
                <w:sz w:val="22"/>
                <w:szCs w:val="22"/>
              </w:rPr>
              <w:t>Public Sector</w:t>
            </w:r>
          </w:p>
        </w:tc>
        <w:tc>
          <w:tcPr>
            <w:tcW w:w="0" w:type="auto"/>
            <w:tcMar>
              <w:top w:w="0" w:type="dxa"/>
              <w:left w:w="108" w:type="dxa"/>
              <w:bottom w:w="0" w:type="dxa"/>
              <w:right w:w="108" w:type="dxa"/>
            </w:tcMar>
            <w:hideMark/>
          </w:tcPr>
          <w:p w14:paraId="2B66C990" w14:textId="77777777" w:rsidR="004A380D" w:rsidRPr="009474CC" w:rsidRDefault="004A380D" w:rsidP="004A380D">
            <w:pPr>
              <w:spacing w:before="40" w:after="40"/>
              <w:rPr>
                <w:sz w:val="22"/>
                <w:szCs w:val="22"/>
              </w:rPr>
            </w:pPr>
            <w:r w:rsidRPr="009474CC">
              <w:rPr>
                <w:color w:val="000000"/>
                <w:sz w:val="22"/>
                <w:szCs w:val="22"/>
              </w:rPr>
              <w:t>0.36</w:t>
            </w:r>
          </w:p>
        </w:tc>
        <w:tc>
          <w:tcPr>
            <w:tcW w:w="0" w:type="auto"/>
            <w:tcMar>
              <w:top w:w="0" w:type="dxa"/>
              <w:left w:w="108" w:type="dxa"/>
              <w:bottom w:w="0" w:type="dxa"/>
              <w:right w:w="108" w:type="dxa"/>
            </w:tcMar>
            <w:hideMark/>
          </w:tcPr>
          <w:p w14:paraId="214F5422" w14:textId="77777777" w:rsidR="004A380D" w:rsidRPr="009474CC" w:rsidRDefault="004A380D" w:rsidP="004A380D">
            <w:pPr>
              <w:spacing w:before="40" w:after="40"/>
              <w:rPr>
                <w:sz w:val="22"/>
                <w:szCs w:val="22"/>
              </w:rPr>
            </w:pPr>
            <w:r w:rsidRPr="009474CC">
              <w:rPr>
                <w:color w:val="000000"/>
                <w:sz w:val="22"/>
                <w:szCs w:val="22"/>
              </w:rPr>
              <w:t>0.31</w:t>
            </w:r>
          </w:p>
        </w:tc>
        <w:tc>
          <w:tcPr>
            <w:tcW w:w="0" w:type="auto"/>
            <w:tcMar>
              <w:top w:w="0" w:type="dxa"/>
              <w:left w:w="108" w:type="dxa"/>
              <w:bottom w:w="0" w:type="dxa"/>
              <w:right w:w="108" w:type="dxa"/>
            </w:tcMar>
            <w:hideMark/>
          </w:tcPr>
          <w:p w14:paraId="7B5B6661" w14:textId="77777777" w:rsidR="004A380D" w:rsidRPr="009474CC" w:rsidRDefault="004A380D" w:rsidP="004A380D">
            <w:pPr>
              <w:spacing w:before="40" w:after="40"/>
              <w:rPr>
                <w:sz w:val="22"/>
                <w:szCs w:val="22"/>
              </w:rPr>
            </w:pPr>
            <w:r w:rsidRPr="009474CC">
              <w:rPr>
                <w:color w:val="000000"/>
                <w:sz w:val="22"/>
                <w:szCs w:val="22"/>
              </w:rPr>
              <w:t>0.28</w:t>
            </w:r>
          </w:p>
        </w:tc>
        <w:tc>
          <w:tcPr>
            <w:tcW w:w="0" w:type="auto"/>
            <w:tcMar>
              <w:top w:w="0" w:type="dxa"/>
              <w:left w:w="108" w:type="dxa"/>
              <w:bottom w:w="0" w:type="dxa"/>
              <w:right w:w="108" w:type="dxa"/>
            </w:tcMar>
            <w:hideMark/>
          </w:tcPr>
          <w:p w14:paraId="7C7382C2" w14:textId="77777777" w:rsidR="004A380D" w:rsidRPr="009474CC" w:rsidRDefault="004A380D" w:rsidP="004A380D">
            <w:pPr>
              <w:spacing w:before="40" w:after="40"/>
              <w:rPr>
                <w:sz w:val="22"/>
                <w:szCs w:val="22"/>
              </w:rPr>
            </w:pPr>
            <w:r w:rsidRPr="009474CC">
              <w:rPr>
                <w:color w:val="000000"/>
                <w:sz w:val="22"/>
                <w:szCs w:val="22"/>
              </w:rPr>
              <w:t>0.28</w:t>
            </w:r>
          </w:p>
        </w:tc>
        <w:tc>
          <w:tcPr>
            <w:tcW w:w="0" w:type="auto"/>
            <w:tcMar>
              <w:top w:w="0" w:type="dxa"/>
              <w:left w:w="108" w:type="dxa"/>
              <w:bottom w:w="0" w:type="dxa"/>
              <w:right w:w="108" w:type="dxa"/>
            </w:tcMar>
            <w:hideMark/>
          </w:tcPr>
          <w:p w14:paraId="766C3F7D" w14:textId="77777777" w:rsidR="004A380D" w:rsidRPr="009474CC" w:rsidRDefault="004A380D" w:rsidP="004A380D">
            <w:pPr>
              <w:spacing w:before="40" w:after="40"/>
              <w:rPr>
                <w:sz w:val="22"/>
                <w:szCs w:val="22"/>
              </w:rPr>
            </w:pPr>
            <w:r w:rsidRPr="009474CC">
              <w:rPr>
                <w:color w:val="000000"/>
                <w:sz w:val="22"/>
                <w:szCs w:val="22"/>
              </w:rPr>
              <w:t>0.24</w:t>
            </w:r>
          </w:p>
        </w:tc>
        <w:tc>
          <w:tcPr>
            <w:tcW w:w="0" w:type="auto"/>
            <w:tcMar>
              <w:top w:w="0" w:type="dxa"/>
              <w:left w:w="108" w:type="dxa"/>
              <w:bottom w:w="0" w:type="dxa"/>
              <w:right w:w="108" w:type="dxa"/>
            </w:tcMar>
            <w:hideMark/>
          </w:tcPr>
          <w:p w14:paraId="31CC97B8" w14:textId="77777777" w:rsidR="004A380D" w:rsidRPr="009474CC" w:rsidRDefault="004A380D" w:rsidP="004A380D">
            <w:pPr>
              <w:spacing w:before="40" w:after="40"/>
              <w:rPr>
                <w:sz w:val="22"/>
                <w:szCs w:val="22"/>
              </w:rPr>
            </w:pPr>
            <w:r w:rsidRPr="009474CC">
              <w:rPr>
                <w:color w:val="000000"/>
                <w:sz w:val="22"/>
                <w:szCs w:val="22"/>
              </w:rPr>
              <w:t>-0.11</w:t>
            </w:r>
          </w:p>
        </w:tc>
      </w:tr>
      <w:tr w:rsidR="009474CC" w:rsidRPr="009805D3" w14:paraId="71324B93" w14:textId="77777777" w:rsidTr="009474CC">
        <w:trPr>
          <w:trHeight w:hRule="exact" w:val="274"/>
        </w:trPr>
        <w:tc>
          <w:tcPr>
            <w:tcW w:w="0" w:type="auto"/>
            <w:tcMar>
              <w:top w:w="0" w:type="dxa"/>
              <w:left w:w="108" w:type="dxa"/>
              <w:bottom w:w="0" w:type="dxa"/>
              <w:right w:w="108" w:type="dxa"/>
            </w:tcMar>
            <w:hideMark/>
          </w:tcPr>
          <w:p w14:paraId="476ED113" w14:textId="77777777" w:rsidR="004A380D" w:rsidRPr="009474CC" w:rsidRDefault="004A380D" w:rsidP="004A380D">
            <w:pPr>
              <w:spacing w:before="40" w:after="40"/>
              <w:rPr>
                <w:sz w:val="22"/>
                <w:szCs w:val="22"/>
              </w:rPr>
            </w:pPr>
            <w:r w:rsidRPr="009474CC">
              <w:rPr>
                <w:color w:val="000000"/>
                <w:sz w:val="22"/>
                <w:szCs w:val="22"/>
              </w:rPr>
              <w:t>Non-Hispanic White</w:t>
            </w:r>
          </w:p>
        </w:tc>
        <w:tc>
          <w:tcPr>
            <w:tcW w:w="0" w:type="auto"/>
            <w:tcMar>
              <w:top w:w="0" w:type="dxa"/>
              <w:left w:w="108" w:type="dxa"/>
              <w:bottom w:w="0" w:type="dxa"/>
              <w:right w:w="108" w:type="dxa"/>
            </w:tcMar>
            <w:hideMark/>
          </w:tcPr>
          <w:p w14:paraId="015793E8" w14:textId="77777777" w:rsidR="004A380D" w:rsidRPr="009474CC" w:rsidRDefault="004A380D" w:rsidP="004A380D">
            <w:pPr>
              <w:spacing w:before="40" w:after="40"/>
              <w:rPr>
                <w:sz w:val="22"/>
                <w:szCs w:val="22"/>
              </w:rPr>
            </w:pPr>
            <w:r w:rsidRPr="009474CC">
              <w:rPr>
                <w:color w:val="000000"/>
                <w:sz w:val="22"/>
                <w:szCs w:val="22"/>
              </w:rPr>
              <w:t>0.88</w:t>
            </w:r>
          </w:p>
        </w:tc>
        <w:tc>
          <w:tcPr>
            <w:tcW w:w="0" w:type="auto"/>
            <w:tcMar>
              <w:top w:w="0" w:type="dxa"/>
              <w:left w:w="108" w:type="dxa"/>
              <w:bottom w:w="0" w:type="dxa"/>
              <w:right w:w="108" w:type="dxa"/>
            </w:tcMar>
            <w:hideMark/>
          </w:tcPr>
          <w:p w14:paraId="17D1E222" w14:textId="77777777" w:rsidR="004A380D" w:rsidRPr="009474CC" w:rsidRDefault="004A380D" w:rsidP="004A380D">
            <w:pPr>
              <w:spacing w:before="40" w:after="40"/>
              <w:rPr>
                <w:sz w:val="22"/>
                <w:szCs w:val="22"/>
              </w:rPr>
            </w:pPr>
            <w:r w:rsidRPr="009474CC">
              <w:rPr>
                <w:color w:val="000000"/>
                <w:sz w:val="22"/>
                <w:szCs w:val="22"/>
              </w:rPr>
              <w:t>0.85</w:t>
            </w:r>
          </w:p>
        </w:tc>
        <w:tc>
          <w:tcPr>
            <w:tcW w:w="0" w:type="auto"/>
            <w:tcMar>
              <w:top w:w="0" w:type="dxa"/>
              <w:left w:w="108" w:type="dxa"/>
              <w:bottom w:w="0" w:type="dxa"/>
              <w:right w:w="108" w:type="dxa"/>
            </w:tcMar>
            <w:hideMark/>
          </w:tcPr>
          <w:p w14:paraId="69DCE454" w14:textId="77777777" w:rsidR="004A380D" w:rsidRPr="009474CC" w:rsidRDefault="004A380D" w:rsidP="004A380D">
            <w:pPr>
              <w:spacing w:before="40" w:after="40"/>
              <w:rPr>
                <w:sz w:val="22"/>
                <w:szCs w:val="22"/>
              </w:rPr>
            </w:pPr>
            <w:r w:rsidRPr="009474CC">
              <w:rPr>
                <w:color w:val="000000"/>
                <w:sz w:val="22"/>
                <w:szCs w:val="22"/>
              </w:rPr>
              <w:t>0.81</w:t>
            </w:r>
          </w:p>
        </w:tc>
        <w:tc>
          <w:tcPr>
            <w:tcW w:w="0" w:type="auto"/>
            <w:tcMar>
              <w:top w:w="0" w:type="dxa"/>
              <w:left w:w="108" w:type="dxa"/>
              <w:bottom w:w="0" w:type="dxa"/>
              <w:right w:w="108" w:type="dxa"/>
            </w:tcMar>
            <w:hideMark/>
          </w:tcPr>
          <w:p w14:paraId="5A3055C6" w14:textId="77777777" w:rsidR="004A380D" w:rsidRPr="009474CC" w:rsidRDefault="004A380D" w:rsidP="004A380D">
            <w:pPr>
              <w:spacing w:before="40" w:after="40"/>
              <w:rPr>
                <w:sz w:val="22"/>
                <w:szCs w:val="22"/>
              </w:rPr>
            </w:pPr>
            <w:r w:rsidRPr="009474CC">
              <w:rPr>
                <w:color w:val="000000"/>
                <w:sz w:val="22"/>
                <w:szCs w:val="22"/>
              </w:rPr>
              <w:t>0.75</w:t>
            </w:r>
          </w:p>
        </w:tc>
        <w:tc>
          <w:tcPr>
            <w:tcW w:w="0" w:type="auto"/>
            <w:tcMar>
              <w:top w:w="0" w:type="dxa"/>
              <w:left w:w="108" w:type="dxa"/>
              <w:bottom w:w="0" w:type="dxa"/>
              <w:right w:w="108" w:type="dxa"/>
            </w:tcMar>
            <w:hideMark/>
          </w:tcPr>
          <w:p w14:paraId="0B577AA1" w14:textId="77777777" w:rsidR="004A380D" w:rsidRPr="009474CC" w:rsidRDefault="004A380D" w:rsidP="004A380D">
            <w:pPr>
              <w:spacing w:before="40" w:after="40"/>
              <w:rPr>
                <w:sz w:val="22"/>
                <w:szCs w:val="22"/>
              </w:rPr>
            </w:pPr>
            <w:r w:rsidRPr="009474CC">
              <w:rPr>
                <w:color w:val="000000"/>
                <w:sz w:val="22"/>
                <w:szCs w:val="22"/>
              </w:rPr>
              <w:t>0.69</w:t>
            </w:r>
          </w:p>
        </w:tc>
        <w:tc>
          <w:tcPr>
            <w:tcW w:w="0" w:type="auto"/>
            <w:tcMar>
              <w:top w:w="0" w:type="dxa"/>
              <w:left w:w="108" w:type="dxa"/>
              <w:bottom w:w="0" w:type="dxa"/>
              <w:right w:w="108" w:type="dxa"/>
            </w:tcMar>
            <w:hideMark/>
          </w:tcPr>
          <w:p w14:paraId="360822F8" w14:textId="77777777" w:rsidR="004A380D" w:rsidRPr="009474CC" w:rsidRDefault="004A380D" w:rsidP="004A380D">
            <w:pPr>
              <w:spacing w:before="40" w:after="40"/>
              <w:rPr>
                <w:sz w:val="22"/>
                <w:szCs w:val="22"/>
              </w:rPr>
            </w:pPr>
            <w:r w:rsidRPr="009474CC">
              <w:rPr>
                <w:color w:val="000000"/>
                <w:sz w:val="22"/>
                <w:szCs w:val="22"/>
              </w:rPr>
              <w:t>-0.14</w:t>
            </w:r>
          </w:p>
        </w:tc>
      </w:tr>
      <w:tr w:rsidR="009474CC" w:rsidRPr="009805D3" w14:paraId="64AFCBB7" w14:textId="77777777" w:rsidTr="009474CC">
        <w:trPr>
          <w:trHeight w:hRule="exact" w:val="274"/>
        </w:trPr>
        <w:tc>
          <w:tcPr>
            <w:tcW w:w="0" w:type="auto"/>
            <w:tcMar>
              <w:top w:w="0" w:type="dxa"/>
              <w:left w:w="108" w:type="dxa"/>
              <w:bottom w:w="0" w:type="dxa"/>
              <w:right w:w="108" w:type="dxa"/>
            </w:tcMar>
            <w:hideMark/>
          </w:tcPr>
          <w:p w14:paraId="318A2B2F" w14:textId="77777777" w:rsidR="004A380D" w:rsidRPr="009474CC" w:rsidRDefault="004A380D" w:rsidP="004A380D">
            <w:pPr>
              <w:spacing w:before="40" w:after="40"/>
              <w:rPr>
                <w:sz w:val="22"/>
                <w:szCs w:val="22"/>
              </w:rPr>
            </w:pPr>
            <w:r w:rsidRPr="009474CC">
              <w:rPr>
                <w:color w:val="000000"/>
                <w:sz w:val="22"/>
                <w:szCs w:val="22"/>
              </w:rPr>
              <w:t>Black</w:t>
            </w:r>
          </w:p>
        </w:tc>
        <w:tc>
          <w:tcPr>
            <w:tcW w:w="0" w:type="auto"/>
            <w:tcMar>
              <w:top w:w="0" w:type="dxa"/>
              <w:left w:w="108" w:type="dxa"/>
              <w:bottom w:w="0" w:type="dxa"/>
              <w:right w:w="108" w:type="dxa"/>
            </w:tcMar>
            <w:hideMark/>
          </w:tcPr>
          <w:p w14:paraId="1CA76964" w14:textId="77777777" w:rsidR="004A380D" w:rsidRPr="009474CC" w:rsidRDefault="004A380D" w:rsidP="004A380D">
            <w:pPr>
              <w:spacing w:before="40" w:after="40"/>
              <w:rPr>
                <w:sz w:val="22"/>
                <w:szCs w:val="22"/>
              </w:rPr>
            </w:pPr>
            <w:r w:rsidRPr="009474CC">
              <w:rPr>
                <w:color w:val="000000"/>
                <w:sz w:val="22"/>
                <w:szCs w:val="22"/>
              </w:rPr>
              <w:t>0.06</w:t>
            </w:r>
          </w:p>
        </w:tc>
        <w:tc>
          <w:tcPr>
            <w:tcW w:w="0" w:type="auto"/>
            <w:tcMar>
              <w:top w:w="0" w:type="dxa"/>
              <w:left w:w="108" w:type="dxa"/>
              <w:bottom w:w="0" w:type="dxa"/>
              <w:right w:w="108" w:type="dxa"/>
            </w:tcMar>
            <w:hideMark/>
          </w:tcPr>
          <w:p w14:paraId="5D82E776" w14:textId="77777777" w:rsidR="004A380D" w:rsidRPr="009474CC" w:rsidRDefault="004A380D" w:rsidP="004A380D">
            <w:pPr>
              <w:spacing w:before="40" w:after="40"/>
              <w:rPr>
                <w:sz w:val="22"/>
                <w:szCs w:val="22"/>
              </w:rPr>
            </w:pPr>
            <w:r w:rsidRPr="009474CC">
              <w:rPr>
                <w:color w:val="000000"/>
                <w:sz w:val="22"/>
                <w:szCs w:val="22"/>
              </w:rPr>
              <w:t>0.07</w:t>
            </w:r>
          </w:p>
        </w:tc>
        <w:tc>
          <w:tcPr>
            <w:tcW w:w="0" w:type="auto"/>
            <w:tcMar>
              <w:top w:w="0" w:type="dxa"/>
              <w:left w:w="108" w:type="dxa"/>
              <w:bottom w:w="0" w:type="dxa"/>
              <w:right w:w="108" w:type="dxa"/>
            </w:tcMar>
            <w:hideMark/>
          </w:tcPr>
          <w:p w14:paraId="01F6744F" w14:textId="77777777" w:rsidR="004A380D" w:rsidRPr="009474CC" w:rsidRDefault="004A380D" w:rsidP="004A380D">
            <w:pPr>
              <w:spacing w:before="40" w:after="40"/>
              <w:rPr>
                <w:sz w:val="22"/>
                <w:szCs w:val="22"/>
              </w:rPr>
            </w:pPr>
            <w:r w:rsidRPr="009474CC">
              <w:rPr>
                <w:color w:val="000000"/>
                <w:sz w:val="22"/>
                <w:szCs w:val="22"/>
              </w:rPr>
              <w:t>0.07</w:t>
            </w:r>
          </w:p>
        </w:tc>
        <w:tc>
          <w:tcPr>
            <w:tcW w:w="0" w:type="auto"/>
            <w:tcMar>
              <w:top w:w="0" w:type="dxa"/>
              <w:left w:w="108" w:type="dxa"/>
              <w:bottom w:w="0" w:type="dxa"/>
              <w:right w:w="108" w:type="dxa"/>
            </w:tcMar>
            <w:hideMark/>
          </w:tcPr>
          <w:p w14:paraId="66D8B764" w14:textId="77777777" w:rsidR="004A380D" w:rsidRPr="009474CC" w:rsidRDefault="004A380D" w:rsidP="004A380D">
            <w:pPr>
              <w:spacing w:before="40" w:after="40"/>
              <w:rPr>
                <w:sz w:val="22"/>
                <w:szCs w:val="22"/>
              </w:rPr>
            </w:pPr>
            <w:r w:rsidRPr="009474CC">
              <w:rPr>
                <w:color w:val="000000"/>
                <w:sz w:val="22"/>
                <w:szCs w:val="22"/>
              </w:rPr>
              <w:t>0.08</w:t>
            </w:r>
          </w:p>
        </w:tc>
        <w:tc>
          <w:tcPr>
            <w:tcW w:w="0" w:type="auto"/>
            <w:tcMar>
              <w:top w:w="0" w:type="dxa"/>
              <w:left w:w="108" w:type="dxa"/>
              <w:bottom w:w="0" w:type="dxa"/>
              <w:right w:w="108" w:type="dxa"/>
            </w:tcMar>
            <w:hideMark/>
          </w:tcPr>
          <w:p w14:paraId="2300561E" w14:textId="77777777" w:rsidR="004A380D" w:rsidRPr="009474CC" w:rsidRDefault="004A380D" w:rsidP="004A380D">
            <w:pPr>
              <w:spacing w:before="40" w:after="40"/>
              <w:rPr>
                <w:sz w:val="22"/>
                <w:szCs w:val="22"/>
              </w:rPr>
            </w:pPr>
            <w:r w:rsidRPr="009474CC">
              <w:rPr>
                <w:color w:val="000000"/>
                <w:sz w:val="22"/>
                <w:szCs w:val="22"/>
              </w:rPr>
              <w:t>0.09</w:t>
            </w:r>
          </w:p>
        </w:tc>
        <w:tc>
          <w:tcPr>
            <w:tcW w:w="0" w:type="auto"/>
            <w:tcMar>
              <w:top w:w="0" w:type="dxa"/>
              <w:left w:w="108" w:type="dxa"/>
              <w:bottom w:w="0" w:type="dxa"/>
              <w:right w:w="108" w:type="dxa"/>
            </w:tcMar>
            <w:hideMark/>
          </w:tcPr>
          <w:p w14:paraId="5EF47EC2" w14:textId="77777777" w:rsidR="004A380D" w:rsidRPr="009474CC" w:rsidRDefault="004A380D" w:rsidP="004A380D">
            <w:pPr>
              <w:spacing w:before="40" w:after="40"/>
              <w:rPr>
                <w:sz w:val="22"/>
                <w:szCs w:val="22"/>
              </w:rPr>
            </w:pPr>
            <w:r w:rsidRPr="009474CC">
              <w:rPr>
                <w:color w:val="000000"/>
                <w:sz w:val="22"/>
                <w:szCs w:val="22"/>
              </w:rPr>
              <w:t>0.00</w:t>
            </w:r>
          </w:p>
        </w:tc>
      </w:tr>
      <w:tr w:rsidR="009474CC" w:rsidRPr="009805D3" w14:paraId="0F2B8EE8" w14:textId="77777777" w:rsidTr="009474CC">
        <w:trPr>
          <w:trHeight w:hRule="exact" w:val="274"/>
        </w:trPr>
        <w:tc>
          <w:tcPr>
            <w:tcW w:w="0" w:type="auto"/>
            <w:tcMar>
              <w:top w:w="0" w:type="dxa"/>
              <w:left w:w="108" w:type="dxa"/>
              <w:bottom w:w="0" w:type="dxa"/>
              <w:right w:w="108" w:type="dxa"/>
            </w:tcMar>
            <w:hideMark/>
          </w:tcPr>
          <w:p w14:paraId="47271342" w14:textId="77777777" w:rsidR="004A380D" w:rsidRPr="009474CC" w:rsidRDefault="004A380D" w:rsidP="004A380D">
            <w:pPr>
              <w:spacing w:before="40" w:after="40"/>
              <w:rPr>
                <w:sz w:val="22"/>
                <w:szCs w:val="22"/>
              </w:rPr>
            </w:pPr>
            <w:r w:rsidRPr="009474CC">
              <w:rPr>
                <w:color w:val="000000"/>
                <w:sz w:val="22"/>
                <w:szCs w:val="22"/>
              </w:rPr>
              <w:t>Native American</w:t>
            </w:r>
          </w:p>
        </w:tc>
        <w:tc>
          <w:tcPr>
            <w:tcW w:w="0" w:type="auto"/>
            <w:tcMar>
              <w:top w:w="0" w:type="dxa"/>
              <w:left w:w="108" w:type="dxa"/>
              <w:bottom w:w="0" w:type="dxa"/>
              <w:right w:w="108" w:type="dxa"/>
            </w:tcMar>
            <w:hideMark/>
          </w:tcPr>
          <w:p w14:paraId="411A9468" w14:textId="77777777" w:rsidR="004A380D" w:rsidRPr="009474CC" w:rsidRDefault="004A380D" w:rsidP="004A380D">
            <w:pPr>
              <w:spacing w:before="40" w:after="40"/>
              <w:rPr>
                <w:sz w:val="22"/>
                <w:szCs w:val="22"/>
              </w:rPr>
            </w:pPr>
            <w:r w:rsidRPr="009474CC">
              <w:rPr>
                <w:color w:val="000000"/>
                <w:sz w:val="22"/>
                <w:szCs w:val="22"/>
              </w:rPr>
              <w:t>0.00</w:t>
            </w:r>
          </w:p>
        </w:tc>
        <w:tc>
          <w:tcPr>
            <w:tcW w:w="0" w:type="auto"/>
            <w:tcMar>
              <w:top w:w="0" w:type="dxa"/>
              <w:left w:w="108" w:type="dxa"/>
              <w:bottom w:w="0" w:type="dxa"/>
              <w:right w:w="108" w:type="dxa"/>
            </w:tcMar>
            <w:hideMark/>
          </w:tcPr>
          <w:p w14:paraId="33BC33EC" w14:textId="77777777" w:rsidR="004A380D" w:rsidRPr="009474CC" w:rsidRDefault="004A380D" w:rsidP="004A380D">
            <w:pPr>
              <w:spacing w:before="40" w:after="40"/>
              <w:rPr>
                <w:sz w:val="22"/>
                <w:szCs w:val="22"/>
              </w:rPr>
            </w:pPr>
            <w:r w:rsidRPr="009474CC">
              <w:rPr>
                <w:color w:val="000000"/>
                <w:sz w:val="22"/>
                <w:szCs w:val="22"/>
              </w:rPr>
              <w:t>0.00</w:t>
            </w:r>
          </w:p>
        </w:tc>
        <w:tc>
          <w:tcPr>
            <w:tcW w:w="0" w:type="auto"/>
            <w:tcMar>
              <w:top w:w="0" w:type="dxa"/>
              <w:left w:w="108" w:type="dxa"/>
              <w:bottom w:w="0" w:type="dxa"/>
              <w:right w:w="108" w:type="dxa"/>
            </w:tcMar>
            <w:hideMark/>
          </w:tcPr>
          <w:p w14:paraId="5620ABEA" w14:textId="77777777" w:rsidR="004A380D" w:rsidRPr="009474CC" w:rsidRDefault="004A380D" w:rsidP="004A380D">
            <w:pPr>
              <w:spacing w:before="40" w:after="40"/>
              <w:rPr>
                <w:sz w:val="22"/>
                <w:szCs w:val="22"/>
              </w:rPr>
            </w:pPr>
            <w:r w:rsidRPr="009474CC">
              <w:rPr>
                <w:color w:val="000000"/>
                <w:sz w:val="22"/>
                <w:szCs w:val="22"/>
              </w:rPr>
              <w:t>0.00</w:t>
            </w:r>
          </w:p>
        </w:tc>
        <w:tc>
          <w:tcPr>
            <w:tcW w:w="0" w:type="auto"/>
            <w:tcMar>
              <w:top w:w="0" w:type="dxa"/>
              <w:left w:w="108" w:type="dxa"/>
              <w:bottom w:w="0" w:type="dxa"/>
              <w:right w:w="108" w:type="dxa"/>
            </w:tcMar>
            <w:hideMark/>
          </w:tcPr>
          <w:p w14:paraId="3E701F47" w14:textId="77777777" w:rsidR="004A380D" w:rsidRPr="009474CC" w:rsidRDefault="004A380D" w:rsidP="004A380D">
            <w:pPr>
              <w:spacing w:before="40" w:after="40"/>
              <w:rPr>
                <w:sz w:val="22"/>
                <w:szCs w:val="22"/>
              </w:rPr>
            </w:pPr>
            <w:r w:rsidRPr="009474CC">
              <w:rPr>
                <w:color w:val="000000"/>
                <w:sz w:val="22"/>
                <w:szCs w:val="22"/>
              </w:rPr>
              <w:t>0.00</w:t>
            </w:r>
          </w:p>
        </w:tc>
        <w:tc>
          <w:tcPr>
            <w:tcW w:w="0" w:type="auto"/>
            <w:tcMar>
              <w:top w:w="0" w:type="dxa"/>
              <w:left w:w="108" w:type="dxa"/>
              <w:bottom w:w="0" w:type="dxa"/>
              <w:right w:w="108" w:type="dxa"/>
            </w:tcMar>
            <w:hideMark/>
          </w:tcPr>
          <w:p w14:paraId="6E6CB684" w14:textId="77777777" w:rsidR="004A380D" w:rsidRPr="009474CC" w:rsidRDefault="004A380D" w:rsidP="004A380D">
            <w:pPr>
              <w:spacing w:before="40" w:after="40"/>
              <w:rPr>
                <w:sz w:val="22"/>
                <w:szCs w:val="22"/>
              </w:rPr>
            </w:pPr>
            <w:r w:rsidRPr="009474CC">
              <w:rPr>
                <w:color w:val="000000"/>
                <w:sz w:val="22"/>
                <w:szCs w:val="22"/>
              </w:rPr>
              <w:t>0.00</w:t>
            </w:r>
          </w:p>
        </w:tc>
        <w:tc>
          <w:tcPr>
            <w:tcW w:w="0" w:type="auto"/>
            <w:tcMar>
              <w:top w:w="0" w:type="dxa"/>
              <w:left w:w="108" w:type="dxa"/>
              <w:bottom w:w="0" w:type="dxa"/>
              <w:right w:w="108" w:type="dxa"/>
            </w:tcMar>
            <w:hideMark/>
          </w:tcPr>
          <w:p w14:paraId="5BA2C9FB" w14:textId="77777777" w:rsidR="004A380D" w:rsidRPr="009474CC" w:rsidRDefault="004A380D" w:rsidP="004A380D">
            <w:pPr>
              <w:spacing w:before="40" w:after="40"/>
              <w:rPr>
                <w:sz w:val="22"/>
                <w:szCs w:val="22"/>
              </w:rPr>
            </w:pPr>
            <w:r w:rsidRPr="009474CC">
              <w:rPr>
                <w:color w:val="000000"/>
                <w:sz w:val="22"/>
                <w:szCs w:val="22"/>
              </w:rPr>
              <w:t>0.00</w:t>
            </w:r>
          </w:p>
        </w:tc>
      </w:tr>
      <w:tr w:rsidR="009474CC" w:rsidRPr="009805D3" w14:paraId="7C93E91E" w14:textId="77777777" w:rsidTr="009474CC">
        <w:trPr>
          <w:trHeight w:hRule="exact" w:val="274"/>
        </w:trPr>
        <w:tc>
          <w:tcPr>
            <w:tcW w:w="0" w:type="auto"/>
            <w:tcMar>
              <w:top w:w="0" w:type="dxa"/>
              <w:left w:w="108" w:type="dxa"/>
              <w:bottom w:w="0" w:type="dxa"/>
              <w:right w:w="108" w:type="dxa"/>
            </w:tcMar>
            <w:hideMark/>
          </w:tcPr>
          <w:p w14:paraId="15162344" w14:textId="77777777" w:rsidR="004A380D" w:rsidRPr="009474CC" w:rsidRDefault="004A380D" w:rsidP="004A380D">
            <w:pPr>
              <w:spacing w:before="40" w:after="40"/>
              <w:rPr>
                <w:sz w:val="22"/>
                <w:szCs w:val="22"/>
              </w:rPr>
            </w:pPr>
            <w:r w:rsidRPr="009474CC">
              <w:rPr>
                <w:color w:val="000000"/>
                <w:sz w:val="22"/>
                <w:szCs w:val="22"/>
              </w:rPr>
              <w:t>Asian</w:t>
            </w:r>
          </w:p>
        </w:tc>
        <w:tc>
          <w:tcPr>
            <w:tcW w:w="0" w:type="auto"/>
            <w:tcMar>
              <w:top w:w="0" w:type="dxa"/>
              <w:left w:w="108" w:type="dxa"/>
              <w:bottom w:w="0" w:type="dxa"/>
              <w:right w:w="108" w:type="dxa"/>
            </w:tcMar>
            <w:hideMark/>
          </w:tcPr>
          <w:p w14:paraId="0D539809" w14:textId="77777777" w:rsidR="004A380D" w:rsidRPr="009474CC" w:rsidRDefault="004A380D" w:rsidP="004A380D">
            <w:pPr>
              <w:spacing w:before="40" w:after="40"/>
              <w:rPr>
                <w:sz w:val="22"/>
                <w:szCs w:val="22"/>
              </w:rPr>
            </w:pPr>
            <w:r w:rsidRPr="009474CC">
              <w:rPr>
                <w:color w:val="000000"/>
                <w:sz w:val="22"/>
                <w:szCs w:val="22"/>
              </w:rPr>
              <w:t>0.02</w:t>
            </w:r>
          </w:p>
        </w:tc>
        <w:tc>
          <w:tcPr>
            <w:tcW w:w="0" w:type="auto"/>
            <w:tcMar>
              <w:top w:w="0" w:type="dxa"/>
              <w:left w:w="108" w:type="dxa"/>
              <w:bottom w:w="0" w:type="dxa"/>
              <w:right w:w="108" w:type="dxa"/>
            </w:tcMar>
            <w:hideMark/>
          </w:tcPr>
          <w:p w14:paraId="5AFC4AD0" w14:textId="77777777" w:rsidR="004A380D" w:rsidRPr="009474CC" w:rsidRDefault="004A380D" w:rsidP="004A380D">
            <w:pPr>
              <w:spacing w:before="40" w:after="40"/>
              <w:rPr>
                <w:sz w:val="22"/>
                <w:szCs w:val="22"/>
              </w:rPr>
            </w:pPr>
            <w:r w:rsidRPr="009474CC">
              <w:rPr>
                <w:color w:val="000000"/>
                <w:sz w:val="22"/>
                <w:szCs w:val="22"/>
              </w:rPr>
              <w:t>0.03</w:t>
            </w:r>
          </w:p>
        </w:tc>
        <w:tc>
          <w:tcPr>
            <w:tcW w:w="0" w:type="auto"/>
            <w:tcMar>
              <w:top w:w="0" w:type="dxa"/>
              <w:left w:w="108" w:type="dxa"/>
              <w:bottom w:w="0" w:type="dxa"/>
              <w:right w:w="108" w:type="dxa"/>
            </w:tcMar>
            <w:hideMark/>
          </w:tcPr>
          <w:p w14:paraId="1BCEFA96" w14:textId="77777777" w:rsidR="004A380D" w:rsidRPr="009474CC" w:rsidRDefault="004A380D" w:rsidP="004A380D">
            <w:pPr>
              <w:spacing w:before="40" w:after="40"/>
              <w:rPr>
                <w:sz w:val="22"/>
                <w:szCs w:val="22"/>
              </w:rPr>
            </w:pPr>
            <w:r w:rsidRPr="009474CC">
              <w:rPr>
                <w:color w:val="000000"/>
                <w:sz w:val="22"/>
                <w:szCs w:val="22"/>
              </w:rPr>
              <w:t>0.05</w:t>
            </w:r>
          </w:p>
        </w:tc>
        <w:tc>
          <w:tcPr>
            <w:tcW w:w="0" w:type="auto"/>
            <w:tcMar>
              <w:top w:w="0" w:type="dxa"/>
              <w:left w:w="108" w:type="dxa"/>
              <w:bottom w:w="0" w:type="dxa"/>
              <w:right w:w="108" w:type="dxa"/>
            </w:tcMar>
            <w:hideMark/>
          </w:tcPr>
          <w:p w14:paraId="6E700AFB" w14:textId="77777777" w:rsidR="004A380D" w:rsidRPr="009474CC" w:rsidRDefault="004A380D" w:rsidP="004A380D">
            <w:pPr>
              <w:spacing w:before="40" w:after="40"/>
              <w:rPr>
                <w:sz w:val="22"/>
                <w:szCs w:val="22"/>
              </w:rPr>
            </w:pPr>
            <w:r w:rsidRPr="009474CC">
              <w:rPr>
                <w:color w:val="000000"/>
                <w:sz w:val="22"/>
                <w:szCs w:val="22"/>
              </w:rPr>
              <w:t>0.08</w:t>
            </w:r>
          </w:p>
        </w:tc>
        <w:tc>
          <w:tcPr>
            <w:tcW w:w="0" w:type="auto"/>
            <w:tcMar>
              <w:top w:w="0" w:type="dxa"/>
              <w:left w:w="108" w:type="dxa"/>
              <w:bottom w:w="0" w:type="dxa"/>
              <w:right w:w="108" w:type="dxa"/>
            </w:tcMar>
            <w:hideMark/>
          </w:tcPr>
          <w:p w14:paraId="5B622BC1" w14:textId="77777777" w:rsidR="004A380D" w:rsidRPr="009474CC" w:rsidRDefault="004A380D" w:rsidP="004A380D">
            <w:pPr>
              <w:spacing w:before="40" w:after="40"/>
              <w:rPr>
                <w:sz w:val="22"/>
                <w:szCs w:val="22"/>
              </w:rPr>
            </w:pPr>
            <w:r w:rsidRPr="009474CC">
              <w:rPr>
                <w:color w:val="000000"/>
                <w:sz w:val="22"/>
                <w:szCs w:val="22"/>
              </w:rPr>
              <w:t>0.10</w:t>
            </w:r>
          </w:p>
        </w:tc>
        <w:tc>
          <w:tcPr>
            <w:tcW w:w="0" w:type="auto"/>
            <w:tcMar>
              <w:top w:w="0" w:type="dxa"/>
              <w:left w:w="108" w:type="dxa"/>
              <w:bottom w:w="0" w:type="dxa"/>
              <w:right w:w="108" w:type="dxa"/>
            </w:tcMar>
            <w:hideMark/>
          </w:tcPr>
          <w:p w14:paraId="60356C98" w14:textId="77777777" w:rsidR="004A380D" w:rsidRPr="009474CC" w:rsidRDefault="004A380D" w:rsidP="004A380D">
            <w:pPr>
              <w:spacing w:before="40" w:after="40"/>
              <w:rPr>
                <w:sz w:val="22"/>
                <w:szCs w:val="22"/>
              </w:rPr>
            </w:pPr>
            <w:r w:rsidRPr="009474CC">
              <w:rPr>
                <w:color w:val="000000"/>
                <w:sz w:val="22"/>
                <w:szCs w:val="22"/>
              </w:rPr>
              <w:t>0.07</w:t>
            </w:r>
          </w:p>
        </w:tc>
      </w:tr>
      <w:tr w:rsidR="009474CC" w:rsidRPr="009805D3" w14:paraId="0245B878" w14:textId="77777777" w:rsidTr="009474CC">
        <w:trPr>
          <w:trHeight w:hRule="exact" w:val="274"/>
        </w:trPr>
        <w:tc>
          <w:tcPr>
            <w:tcW w:w="0" w:type="auto"/>
            <w:tcMar>
              <w:top w:w="0" w:type="dxa"/>
              <w:left w:w="108" w:type="dxa"/>
              <w:bottom w:w="0" w:type="dxa"/>
              <w:right w:w="108" w:type="dxa"/>
            </w:tcMar>
            <w:hideMark/>
          </w:tcPr>
          <w:p w14:paraId="5163254D" w14:textId="77777777" w:rsidR="004A380D" w:rsidRPr="009474CC" w:rsidRDefault="004A380D" w:rsidP="004A380D">
            <w:pPr>
              <w:spacing w:before="40" w:after="40"/>
              <w:rPr>
                <w:sz w:val="22"/>
                <w:szCs w:val="22"/>
              </w:rPr>
            </w:pPr>
            <w:r w:rsidRPr="009474CC">
              <w:rPr>
                <w:color w:val="000000"/>
                <w:sz w:val="22"/>
                <w:szCs w:val="22"/>
              </w:rPr>
              <w:t>Hispanic</w:t>
            </w:r>
          </w:p>
        </w:tc>
        <w:tc>
          <w:tcPr>
            <w:tcW w:w="0" w:type="auto"/>
            <w:tcMar>
              <w:top w:w="0" w:type="dxa"/>
              <w:left w:w="108" w:type="dxa"/>
              <w:bottom w:w="0" w:type="dxa"/>
              <w:right w:w="108" w:type="dxa"/>
            </w:tcMar>
            <w:hideMark/>
          </w:tcPr>
          <w:p w14:paraId="639AC91F" w14:textId="77777777" w:rsidR="004A380D" w:rsidRPr="009474CC" w:rsidRDefault="004A380D" w:rsidP="004A380D">
            <w:pPr>
              <w:spacing w:before="40" w:after="40"/>
              <w:rPr>
                <w:sz w:val="22"/>
                <w:szCs w:val="22"/>
              </w:rPr>
            </w:pPr>
            <w:r w:rsidRPr="009474CC">
              <w:rPr>
                <w:color w:val="000000"/>
                <w:sz w:val="22"/>
                <w:szCs w:val="22"/>
              </w:rPr>
              <w:t>0.03</w:t>
            </w:r>
          </w:p>
        </w:tc>
        <w:tc>
          <w:tcPr>
            <w:tcW w:w="0" w:type="auto"/>
            <w:tcMar>
              <w:top w:w="0" w:type="dxa"/>
              <w:left w:w="108" w:type="dxa"/>
              <w:bottom w:w="0" w:type="dxa"/>
              <w:right w:w="108" w:type="dxa"/>
            </w:tcMar>
            <w:hideMark/>
          </w:tcPr>
          <w:p w14:paraId="44229569" w14:textId="77777777" w:rsidR="004A380D" w:rsidRPr="009474CC" w:rsidRDefault="004A380D" w:rsidP="004A380D">
            <w:pPr>
              <w:spacing w:before="40" w:after="40"/>
              <w:rPr>
                <w:sz w:val="22"/>
                <w:szCs w:val="22"/>
              </w:rPr>
            </w:pPr>
            <w:r w:rsidRPr="009474CC">
              <w:rPr>
                <w:color w:val="000000"/>
                <w:sz w:val="22"/>
                <w:szCs w:val="22"/>
              </w:rPr>
              <w:t>0.04</w:t>
            </w:r>
          </w:p>
        </w:tc>
        <w:tc>
          <w:tcPr>
            <w:tcW w:w="0" w:type="auto"/>
            <w:tcMar>
              <w:top w:w="0" w:type="dxa"/>
              <w:left w:w="108" w:type="dxa"/>
              <w:bottom w:w="0" w:type="dxa"/>
              <w:right w:w="108" w:type="dxa"/>
            </w:tcMar>
            <w:hideMark/>
          </w:tcPr>
          <w:p w14:paraId="7DCAAD3D" w14:textId="77777777" w:rsidR="004A380D" w:rsidRPr="009474CC" w:rsidRDefault="004A380D" w:rsidP="004A380D">
            <w:pPr>
              <w:spacing w:before="40" w:after="40"/>
              <w:rPr>
                <w:sz w:val="22"/>
                <w:szCs w:val="22"/>
              </w:rPr>
            </w:pPr>
            <w:r w:rsidRPr="009474CC">
              <w:rPr>
                <w:color w:val="000000"/>
                <w:sz w:val="22"/>
                <w:szCs w:val="22"/>
              </w:rPr>
              <w:t>0.05</w:t>
            </w:r>
          </w:p>
        </w:tc>
        <w:tc>
          <w:tcPr>
            <w:tcW w:w="0" w:type="auto"/>
            <w:tcMar>
              <w:top w:w="0" w:type="dxa"/>
              <w:left w:w="108" w:type="dxa"/>
              <w:bottom w:w="0" w:type="dxa"/>
              <w:right w:w="108" w:type="dxa"/>
            </w:tcMar>
            <w:hideMark/>
          </w:tcPr>
          <w:p w14:paraId="63650407" w14:textId="77777777" w:rsidR="004A380D" w:rsidRPr="009474CC" w:rsidRDefault="004A380D" w:rsidP="004A380D">
            <w:pPr>
              <w:spacing w:before="40" w:after="40"/>
              <w:rPr>
                <w:sz w:val="22"/>
                <w:szCs w:val="22"/>
              </w:rPr>
            </w:pPr>
            <w:r w:rsidRPr="009474CC">
              <w:rPr>
                <w:color w:val="000000"/>
                <w:sz w:val="22"/>
                <w:szCs w:val="22"/>
              </w:rPr>
              <w:t>0.07</w:t>
            </w:r>
          </w:p>
        </w:tc>
        <w:tc>
          <w:tcPr>
            <w:tcW w:w="0" w:type="auto"/>
            <w:tcMar>
              <w:top w:w="0" w:type="dxa"/>
              <w:left w:w="108" w:type="dxa"/>
              <w:bottom w:w="0" w:type="dxa"/>
              <w:right w:w="108" w:type="dxa"/>
            </w:tcMar>
            <w:hideMark/>
          </w:tcPr>
          <w:p w14:paraId="35587EF3" w14:textId="77777777" w:rsidR="004A380D" w:rsidRPr="009474CC" w:rsidRDefault="004A380D" w:rsidP="004A380D">
            <w:pPr>
              <w:spacing w:before="40" w:after="40"/>
              <w:rPr>
                <w:sz w:val="22"/>
                <w:szCs w:val="22"/>
              </w:rPr>
            </w:pPr>
            <w:r w:rsidRPr="009474CC">
              <w:rPr>
                <w:color w:val="000000"/>
                <w:sz w:val="22"/>
                <w:szCs w:val="22"/>
              </w:rPr>
              <w:t>0.09</w:t>
            </w:r>
          </w:p>
        </w:tc>
        <w:tc>
          <w:tcPr>
            <w:tcW w:w="0" w:type="auto"/>
            <w:tcMar>
              <w:top w:w="0" w:type="dxa"/>
              <w:left w:w="108" w:type="dxa"/>
              <w:bottom w:w="0" w:type="dxa"/>
              <w:right w:w="108" w:type="dxa"/>
            </w:tcMar>
            <w:hideMark/>
          </w:tcPr>
          <w:p w14:paraId="1F0AF42A" w14:textId="77777777" w:rsidR="004A380D" w:rsidRPr="009474CC" w:rsidRDefault="004A380D" w:rsidP="004A380D">
            <w:pPr>
              <w:spacing w:before="40" w:after="40"/>
              <w:rPr>
                <w:sz w:val="22"/>
                <w:szCs w:val="22"/>
              </w:rPr>
            </w:pPr>
            <w:r w:rsidRPr="009474CC">
              <w:rPr>
                <w:color w:val="000000"/>
                <w:sz w:val="22"/>
                <w:szCs w:val="22"/>
              </w:rPr>
              <w:t>0.05</w:t>
            </w:r>
          </w:p>
        </w:tc>
      </w:tr>
      <w:tr w:rsidR="009474CC" w:rsidRPr="009805D3" w14:paraId="605F4A4E" w14:textId="77777777" w:rsidTr="009474CC">
        <w:trPr>
          <w:trHeight w:hRule="exact" w:val="274"/>
        </w:trPr>
        <w:tc>
          <w:tcPr>
            <w:tcW w:w="0" w:type="auto"/>
            <w:tcMar>
              <w:top w:w="0" w:type="dxa"/>
              <w:left w:w="108" w:type="dxa"/>
              <w:bottom w:w="0" w:type="dxa"/>
              <w:right w:w="108" w:type="dxa"/>
            </w:tcMar>
            <w:hideMark/>
          </w:tcPr>
          <w:p w14:paraId="47C27277" w14:textId="77777777" w:rsidR="004A380D" w:rsidRPr="009474CC" w:rsidRDefault="004A380D" w:rsidP="004A380D">
            <w:pPr>
              <w:spacing w:before="40" w:after="40"/>
              <w:rPr>
                <w:sz w:val="22"/>
                <w:szCs w:val="22"/>
              </w:rPr>
            </w:pPr>
            <w:r w:rsidRPr="009474CC">
              <w:rPr>
                <w:color w:val="000000"/>
                <w:sz w:val="22"/>
                <w:szCs w:val="22"/>
              </w:rPr>
              <w:t>Other</w:t>
            </w:r>
          </w:p>
        </w:tc>
        <w:tc>
          <w:tcPr>
            <w:tcW w:w="0" w:type="auto"/>
            <w:tcMar>
              <w:top w:w="0" w:type="dxa"/>
              <w:left w:w="108" w:type="dxa"/>
              <w:bottom w:w="0" w:type="dxa"/>
              <w:right w:w="108" w:type="dxa"/>
            </w:tcMar>
            <w:hideMark/>
          </w:tcPr>
          <w:p w14:paraId="09AE12C8" w14:textId="77777777" w:rsidR="004A380D" w:rsidRPr="009474CC" w:rsidRDefault="004A380D" w:rsidP="004A380D">
            <w:pPr>
              <w:spacing w:before="40" w:after="40"/>
              <w:rPr>
                <w:sz w:val="22"/>
                <w:szCs w:val="22"/>
              </w:rPr>
            </w:pPr>
            <w:r w:rsidRPr="009474CC">
              <w:rPr>
                <w:color w:val="000000"/>
                <w:sz w:val="22"/>
                <w:szCs w:val="22"/>
              </w:rPr>
              <w:t>0.00</w:t>
            </w:r>
          </w:p>
        </w:tc>
        <w:tc>
          <w:tcPr>
            <w:tcW w:w="0" w:type="auto"/>
            <w:tcMar>
              <w:top w:w="0" w:type="dxa"/>
              <w:left w:w="108" w:type="dxa"/>
              <w:bottom w:w="0" w:type="dxa"/>
              <w:right w:w="108" w:type="dxa"/>
            </w:tcMar>
            <w:hideMark/>
          </w:tcPr>
          <w:p w14:paraId="76133B13" w14:textId="77777777" w:rsidR="004A380D" w:rsidRPr="009474CC" w:rsidRDefault="004A380D" w:rsidP="004A380D">
            <w:pPr>
              <w:spacing w:before="40" w:after="40"/>
              <w:rPr>
                <w:sz w:val="22"/>
                <w:szCs w:val="22"/>
              </w:rPr>
            </w:pPr>
            <w:r w:rsidRPr="009474CC">
              <w:rPr>
                <w:color w:val="000000"/>
                <w:sz w:val="22"/>
                <w:szCs w:val="22"/>
              </w:rPr>
              <w:t>0.00</w:t>
            </w:r>
          </w:p>
        </w:tc>
        <w:tc>
          <w:tcPr>
            <w:tcW w:w="0" w:type="auto"/>
            <w:tcMar>
              <w:top w:w="0" w:type="dxa"/>
              <w:left w:w="108" w:type="dxa"/>
              <w:bottom w:w="0" w:type="dxa"/>
              <w:right w:w="108" w:type="dxa"/>
            </w:tcMar>
            <w:hideMark/>
          </w:tcPr>
          <w:p w14:paraId="5ACE3F7D" w14:textId="77777777" w:rsidR="004A380D" w:rsidRPr="009474CC" w:rsidRDefault="004A380D" w:rsidP="004A380D">
            <w:pPr>
              <w:spacing w:before="40" w:after="40"/>
              <w:rPr>
                <w:sz w:val="22"/>
                <w:szCs w:val="22"/>
              </w:rPr>
            </w:pPr>
            <w:r w:rsidRPr="009474CC">
              <w:rPr>
                <w:color w:val="000000"/>
                <w:sz w:val="22"/>
                <w:szCs w:val="22"/>
              </w:rPr>
              <w:t>0.01</w:t>
            </w:r>
          </w:p>
        </w:tc>
        <w:tc>
          <w:tcPr>
            <w:tcW w:w="0" w:type="auto"/>
            <w:tcMar>
              <w:top w:w="0" w:type="dxa"/>
              <w:left w:w="108" w:type="dxa"/>
              <w:bottom w:w="0" w:type="dxa"/>
              <w:right w:w="108" w:type="dxa"/>
            </w:tcMar>
            <w:hideMark/>
          </w:tcPr>
          <w:p w14:paraId="3566745B" w14:textId="77777777" w:rsidR="004A380D" w:rsidRPr="009474CC" w:rsidRDefault="004A380D" w:rsidP="004A380D">
            <w:pPr>
              <w:spacing w:before="40" w:after="40"/>
              <w:rPr>
                <w:sz w:val="22"/>
                <w:szCs w:val="22"/>
              </w:rPr>
            </w:pPr>
            <w:r w:rsidRPr="009474CC">
              <w:rPr>
                <w:color w:val="000000"/>
                <w:sz w:val="22"/>
                <w:szCs w:val="22"/>
              </w:rPr>
              <w:t>0.02</w:t>
            </w:r>
          </w:p>
        </w:tc>
        <w:tc>
          <w:tcPr>
            <w:tcW w:w="0" w:type="auto"/>
            <w:tcMar>
              <w:top w:w="0" w:type="dxa"/>
              <w:left w:w="108" w:type="dxa"/>
              <w:bottom w:w="0" w:type="dxa"/>
              <w:right w:w="108" w:type="dxa"/>
            </w:tcMar>
            <w:hideMark/>
          </w:tcPr>
          <w:p w14:paraId="368A87A6" w14:textId="77777777" w:rsidR="004A380D" w:rsidRPr="009474CC" w:rsidRDefault="004A380D" w:rsidP="004A380D">
            <w:pPr>
              <w:spacing w:before="40" w:after="40"/>
              <w:rPr>
                <w:sz w:val="22"/>
                <w:szCs w:val="22"/>
              </w:rPr>
            </w:pPr>
            <w:r w:rsidRPr="009474CC">
              <w:rPr>
                <w:color w:val="000000"/>
                <w:sz w:val="22"/>
                <w:szCs w:val="22"/>
              </w:rPr>
              <w:t>0.02</w:t>
            </w:r>
          </w:p>
        </w:tc>
        <w:tc>
          <w:tcPr>
            <w:tcW w:w="0" w:type="auto"/>
            <w:tcMar>
              <w:top w:w="0" w:type="dxa"/>
              <w:left w:w="108" w:type="dxa"/>
              <w:bottom w:w="0" w:type="dxa"/>
              <w:right w:w="108" w:type="dxa"/>
            </w:tcMar>
            <w:hideMark/>
          </w:tcPr>
          <w:p w14:paraId="7B82B4CE" w14:textId="77777777" w:rsidR="004A380D" w:rsidRPr="009474CC" w:rsidRDefault="004A380D" w:rsidP="004A380D">
            <w:pPr>
              <w:spacing w:before="40" w:after="40"/>
              <w:rPr>
                <w:sz w:val="22"/>
                <w:szCs w:val="22"/>
              </w:rPr>
            </w:pPr>
            <w:r w:rsidRPr="009474CC">
              <w:rPr>
                <w:color w:val="000000"/>
                <w:sz w:val="22"/>
                <w:szCs w:val="22"/>
              </w:rPr>
              <w:t>0.02</w:t>
            </w:r>
          </w:p>
        </w:tc>
      </w:tr>
      <w:tr w:rsidR="009474CC" w:rsidRPr="009805D3" w14:paraId="1877D9FF" w14:textId="77777777" w:rsidTr="009474CC">
        <w:trPr>
          <w:trHeight w:hRule="exact" w:val="274"/>
        </w:trPr>
        <w:tc>
          <w:tcPr>
            <w:tcW w:w="0" w:type="auto"/>
            <w:tcMar>
              <w:top w:w="0" w:type="dxa"/>
              <w:left w:w="108" w:type="dxa"/>
              <w:bottom w:w="0" w:type="dxa"/>
              <w:right w:w="108" w:type="dxa"/>
            </w:tcMar>
            <w:hideMark/>
          </w:tcPr>
          <w:p w14:paraId="42B27BC3" w14:textId="77777777" w:rsidR="004A380D" w:rsidRPr="009474CC" w:rsidRDefault="004A380D" w:rsidP="004A380D">
            <w:pPr>
              <w:spacing w:before="40" w:after="40"/>
              <w:rPr>
                <w:sz w:val="22"/>
                <w:szCs w:val="22"/>
              </w:rPr>
            </w:pPr>
            <w:r w:rsidRPr="009474CC">
              <w:rPr>
                <w:color w:val="000000"/>
                <w:sz w:val="22"/>
                <w:szCs w:val="22"/>
              </w:rPr>
              <w:t>Agriculture, Forestry, and Fisheries</w:t>
            </w:r>
          </w:p>
        </w:tc>
        <w:tc>
          <w:tcPr>
            <w:tcW w:w="0" w:type="auto"/>
            <w:tcMar>
              <w:top w:w="0" w:type="dxa"/>
              <w:left w:w="108" w:type="dxa"/>
              <w:bottom w:w="0" w:type="dxa"/>
              <w:right w:w="108" w:type="dxa"/>
            </w:tcMar>
            <w:hideMark/>
          </w:tcPr>
          <w:p w14:paraId="5442B11E" w14:textId="77777777" w:rsidR="004A380D" w:rsidRPr="009474CC" w:rsidRDefault="004A380D" w:rsidP="004A380D">
            <w:pPr>
              <w:spacing w:before="40" w:after="40"/>
              <w:rPr>
                <w:sz w:val="22"/>
                <w:szCs w:val="22"/>
              </w:rPr>
            </w:pPr>
            <w:r w:rsidRPr="009474CC">
              <w:rPr>
                <w:color w:val="000000"/>
                <w:sz w:val="22"/>
                <w:szCs w:val="22"/>
              </w:rPr>
              <w:t>0.00</w:t>
            </w:r>
          </w:p>
        </w:tc>
        <w:tc>
          <w:tcPr>
            <w:tcW w:w="0" w:type="auto"/>
            <w:tcMar>
              <w:top w:w="0" w:type="dxa"/>
              <w:left w:w="108" w:type="dxa"/>
              <w:bottom w:w="0" w:type="dxa"/>
              <w:right w:w="108" w:type="dxa"/>
            </w:tcMar>
            <w:hideMark/>
          </w:tcPr>
          <w:p w14:paraId="1D91BE77" w14:textId="77777777" w:rsidR="004A380D" w:rsidRPr="009474CC" w:rsidRDefault="004A380D" w:rsidP="004A380D">
            <w:pPr>
              <w:spacing w:before="40" w:after="40"/>
              <w:rPr>
                <w:sz w:val="22"/>
                <w:szCs w:val="22"/>
              </w:rPr>
            </w:pPr>
            <w:r w:rsidRPr="009474CC">
              <w:rPr>
                <w:color w:val="000000"/>
                <w:sz w:val="22"/>
                <w:szCs w:val="22"/>
              </w:rPr>
              <w:t>0.01</w:t>
            </w:r>
          </w:p>
        </w:tc>
        <w:tc>
          <w:tcPr>
            <w:tcW w:w="0" w:type="auto"/>
            <w:tcMar>
              <w:top w:w="0" w:type="dxa"/>
              <w:left w:w="108" w:type="dxa"/>
              <w:bottom w:w="0" w:type="dxa"/>
              <w:right w:w="108" w:type="dxa"/>
            </w:tcMar>
            <w:hideMark/>
          </w:tcPr>
          <w:p w14:paraId="7B44AAA7" w14:textId="77777777" w:rsidR="004A380D" w:rsidRPr="009474CC" w:rsidRDefault="004A380D" w:rsidP="004A380D">
            <w:pPr>
              <w:spacing w:before="40" w:after="40"/>
              <w:rPr>
                <w:sz w:val="22"/>
                <w:szCs w:val="22"/>
              </w:rPr>
            </w:pPr>
            <w:r w:rsidRPr="009474CC">
              <w:rPr>
                <w:color w:val="000000"/>
                <w:sz w:val="22"/>
                <w:szCs w:val="22"/>
              </w:rPr>
              <w:t>0.00</w:t>
            </w:r>
          </w:p>
        </w:tc>
        <w:tc>
          <w:tcPr>
            <w:tcW w:w="0" w:type="auto"/>
            <w:tcMar>
              <w:top w:w="0" w:type="dxa"/>
              <w:left w:w="108" w:type="dxa"/>
              <w:bottom w:w="0" w:type="dxa"/>
              <w:right w:w="108" w:type="dxa"/>
            </w:tcMar>
            <w:hideMark/>
          </w:tcPr>
          <w:p w14:paraId="1453B731" w14:textId="77777777" w:rsidR="004A380D" w:rsidRPr="009474CC" w:rsidRDefault="004A380D" w:rsidP="004A380D">
            <w:pPr>
              <w:spacing w:before="40" w:after="40"/>
              <w:rPr>
                <w:sz w:val="22"/>
                <w:szCs w:val="22"/>
              </w:rPr>
            </w:pPr>
            <w:r w:rsidRPr="009474CC">
              <w:rPr>
                <w:color w:val="000000"/>
                <w:sz w:val="22"/>
                <w:szCs w:val="22"/>
              </w:rPr>
              <w:t>0.00</w:t>
            </w:r>
          </w:p>
        </w:tc>
        <w:tc>
          <w:tcPr>
            <w:tcW w:w="0" w:type="auto"/>
            <w:tcMar>
              <w:top w:w="0" w:type="dxa"/>
              <w:left w:w="108" w:type="dxa"/>
              <w:bottom w:w="0" w:type="dxa"/>
              <w:right w:w="108" w:type="dxa"/>
            </w:tcMar>
            <w:hideMark/>
          </w:tcPr>
          <w:p w14:paraId="6AA78347" w14:textId="77777777" w:rsidR="004A380D" w:rsidRPr="009474CC" w:rsidRDefault="004A380D" w:rsidP="004A380D">
            <w:pPr>
              <w:spacing w:before="40" w:after="40"/>
              <w:rPr>
                <w:sz w:val="22"/>
                <w:szCs w:val="22"/>
              </w:rPr>
            </w:pPr>
            <w:r w:rsidRPr="009474CC">
              <w:rPr>
                <w:color w:val="000000"/>
                <w:sz w:val="22"/>
                <w:szCs w:val="22"/>
              </w:rPr>
              <w:t>0.00</w:t>
            </w:r>
          </w:p>
        </w:tc>
        <w:tc>
          <w:tcPr>
            <w:tcW w:w="0" w:type="auto"/>
            <w:tcMar>
              <w:top w:w="0" w:type="dxa"/>
              <w:left w:w="108" w:type="dxa"/>
              <w:bottom w:w="0" w:type="dxa"/>
              <w:right w:w="108" w:type="dxa"/>
            </w:tcMar>
            <w:hideMark/>
          </w:tcPr>
          <w:p w14:paraId="376428A4" w14:textId="77777777" w:rsidR="004A380D" w:rsidRPr="009474CC" w:rsidRDefault="004A380D" w:rsidP="004A380D">
            <w:pPr>
              <w:spacing w:before="40" w:after="40"/>
              <w:rPr>
                <w:sz w:val="22"/>
                <w:szCs w:val="22"/>
              </w:rPr>
            </w:pPr>
            <w:r w:rsidRPr="009474CC">
              <w:rPr>
                <w:color w:val="000000"/>
                <w:sz w:val="22"/>
                <w:szCs w:val="22"/>
              </w:rPr>
              <w:t>0.01</w:t>
            </w:r>
          </w:p>
        </w:tc>
      </w:tr>
      <w:tr w:rsidR="009474CC" w:rsidRPr="009805D3" w14:paraId="7AF0DAB5" w14:textId="77777777" w:rsidTr="009474CC">
        <w:trPr>
          <w:trHeight w:hRule="exact" w:val="274"/>
        </w:trPr>
        <w:tc>
          <w:tcPr>
            <w:tcW w:w="0" w:type="auto"/>
            <w:tcMar>
              <w:top w:w="0" w:type="dxa"/>
              <w:left w:w="108" w:type="dxa"/>
              <w:bottom w:w="0" w:type="dxa"/>
              <w:right w:w="108" w:type="dxa"/>
            </w:tcMar>
            <w:hideMark/>
          </w:tcPr>
          <w:p w14:paraId="48F2CAE0" w14:textId="77777777" w:rsidR="004A380D" w:rsidRPr="009474CC" w:rsidRDefault="004A380D" w:rsidP="004A380D">
            <w:pPr>
              <w:spacing w:before="40" w:after="40"/>
              <w:rPr>
                <w:sz w:val="22"/>
                <w:szCs w:val="22"/>
              </w:rPr>
            </w:pPr>
            <w:r w:rsidRPr="009474CC">
              <w:rPr>
                <w:color w:val="000000"/>
                <w:sz w:val="22"/>
                <w:szCs w:val="22"/>
              </w:rPr>
              <w:t>Mining</w:t>
            </w:r>
          </w:p>
        </w:tc>
        <w:tc>
          <w:tcPr>
            <w:tcW w:w="0" w:type="auto"/>
            <w:tcMar>
              <w:top w:w="0" w:type="dxa"/>
              <w:left w:w="108" w:type="dxa"/>
              <w:bottom w:w="0" w:type="dxa"/>
              <w:right w:w="108" w:type="dxa"/>
            </w:tcMar>
            <w:hideMark/>
          </w:tcPr>
          <w:p w14:paraId="255DD8E8" w14:textId="77777777" w:rsidR="004A380D" w:rsidRPr="009474CC" w:rsidRDefault="004A380D" w:rsidP="004A380D">
            <w:pPr>
              <w:spacing w:before="40" w:after="40"/>
              <w:rPr>
                <w:sz w:val="22"/>
                <w:szCs w:val="22"/>
              </w:rPr>
            </w:pPr>
            <w:r w:rsidRPr="009474CC">
              <w:rPr>
                <w:color w:val="000000"/>
                <w:sz w:val="22"/>
                <w:szCs w:val="22"/>
              </w:rPr>
              <w:t>0.01</w:t>
            </w:r>
          </w:p>
        </w:tc>
        <w:tc>
          <w:tcPr>
            <w:tcW w:w="0" w:type="auto"/>
            <w:tcMar>
              <w:top w:w="0" w:type="dxa"/>
              <w:left w:w="108" w:type="dxa"/>
              <w:bottom w:w="0" w:type="dxa"/>
              <w:right w:w="108" w:type="dxa"/>
            </w:tcMar>
            <w:hideMark/>
          </w:tcPr>
          <w:p w14:paraId="1C56F47B" w14:textId="77777777" w:rsidR="004A380D" w:rsidRPr="009474CC" w:rsidRDefault="004A380D" w:rsidP="004A380D">
            <w:pPr>
              <w:spacing w:before="40" w:after="40"/>
              <w:rPr>
                <w:sz w:val="22"/>
                <w:szCs w:val="22"/>
              </w:rPr>
            </w:pPr>
            <w:r w:rsidRPr="009474CC">
              <w:rPr>
                <w:color w:val="000000"/>
                <w:sz w:val="22"/>
                <w:szCs w:val="22"/>
              </w:rPr>
              <w:t>0.01</w:t>
            </w:r>
          </w:p>
        </w:tc>
        <w:tc>
          <w:tcPr>
            <w:tcW w:w="0" w:type="auto"/>
            <w:tcMar>
              <w:top w:w="0" w:type="dxa"/>
              <w:left w:w="108" w:type="dxa"/>
              <w:bottom w:w="0" w:type="dxa"/>
              <w:right w:w="108" w:type="dxa"/>
            </w:tcMar>
            <w:hideMark/>
          </w:tcPr>
          <w:p w14:paraId="4EEDCF00" w14:textId="77777777" w:rsidR="004A380D" w:rsidRPr="009474CC" w:rsidRDefault="004A380D" w:rsidP="004A380D">
            <w:pPr>
              <w:spacing w:before="40" w:after="40"/>
              <w:rPr>
                <w:sz w:val="22"/>
                <w:szCs w:val="22"/>
              </w:rPr>
            </w:pPr>
            <w:r w:rsidRPr="009474CC">
              <w:rPr>
                <w:color w:val="000000"/>
                <w:sz w:val="22"/>
                <w:szCs w:val="22"/>
              </w:rPr>
              <w:t>0.00</w:t>
            </w:r>
          </w:p>
        </w:tc>
        <w:tc>
          <w:tcPr>
            <w:tcW w:w="0" w:type="auto"/>
            <w:tcMar>
              <w:top w:w="0" w:type="dxa"/>
              <w:left w:w="108" w:type="dxa"/>
              <w:bottom w:w="0" w:type="dxa"/>
              <w:right w:w="108" w:type="dxa"/>
            </w:tcMar>
            <w:hideMark/>
          </w:tcPr>
          <w:p w14:paraId="142B154F" w14:textId="77777777" w:rsidR="004A380D" w:rsidRPr="009474CC" w:rsidRDefault="004A380D" w:rsidP="004A380D">
            <w:pPr>
              <w:spacing w:before="40" w:after="40"/>
              <w:rPr>
                <w:sz w:val="22"/>
                <w:szCs w:val="22"/>
              </w:rPr>
            </w:pPr>
            <w:r w:rsidRPr="009474CC">
              <w:rPr>
                <w:color w:val="000000"/>
                <w:sz w:val="22"/>
                <w:szCs w:val="22"/>
              </w:rPr>
              <w:t>0.00</w:t>
            </w:r>
          </w:p>
        </w:tc>
        <w:tc>
          <w:tcPr>
            <w:tcW w:w="0" w:type="auto"/>
            <w:tcMar>
              <w:top w:w="0" w:type="dxa"/>
              <w:left w:w="108" w:type="dxa"/>
              <w:bottom w:w="0" w:type="dxa"/>
              <w:right w:w="108" w:type="dxa"/>
            </w:tcMar>
            <w:hideMark/>
          </w:tcPr>
          <w:p w14:paraId="53DD372A" w14:textId="77777777" w:rsidR="004A380D" w:rsidRPr="009474CC" w:rsidRDefault="004A380D" w:rsidP="004A380D">
            <w:pPr>
              <w:spacing w:before="40" w:after="40"/>
              <w:rPr>
                <w:sz w:val="22"/>
                <w:szCs w:val="22"/>
              </w:rPr>
            </w:pPr>
            <w:r w:rsidRPr="009474CC">
              <w:rPr>
                <w:color w:val="000000"/>
                <w:sz w:val="22"/>
                <w:szCs w:val="22"/>
              </w:rPr>
              <w:t>0.00</w:t>
            </w:r>
          </w:p>
        </w:tc>
        <w:tc>
          <w:tcPr>
            <w:tcW w:w="0" w:type="auto"/>
            <w:tcMar>
              <w:top w:w="0" w:type="dxa"/>
              <w:left w:w="108" w:type="dxa"/>
              <w:bottom w:w="0" w:type="dxa"/>
              <w:right w:w="108" w:type="dxa"/>
            </w:tcMar>
            <w:hideMark/>
          </w:tcPr>
          <w:p w14:paraId="689A1A53" w14:textId="77777777" w:rsidR="004A380D" w:rsidRPr="009474CC" w:rsidRDefault="004A380D" w:rsidP="004A380D">
            <w:pPr>
              <w:spacing w:before="40" w:after="40"/>
              <w:rPr>
                <w:sz w:val="22"/>
                <w:szCs w:val="22"/>
              </w:rPr>
            </w:pPr>
            <w:r w:rsidRPr="009474CC">
              <w:rPr>
                <w:color w:val="000000"/>
                <w:sz w:val="22"/>
                <w:szCs w:val="22"/>
              </w:rPr>
              <w:t>0.00</w:t>
            </w:r>
          </w:p>
        </w:tc>
      </w:tr>
      <w:tr w:rsidR="009474CC" w:rsidRPr="009805D3" w14:paraId="10B35738" w14:textId="77777777" w:rsidTr="009474CC">
        <w:trPr>
          <w:trHeight w:hRule="exact" w:val="274"/>
        </w:trPr>
        <w:tc>
          <w:tcPr>
            <w:tcW w:w="0" w:type="auto"/>
            <w:tcMar>
              <w:top w:w="0" w:type="dxa"/>
              <w:left w:w="108" w:type="dxa"/>
              <w:bottom w:w="0" w:type="dxa"/>
              <w:right w:w="108" w:type="dxa"/>
            </w:tcMar>
            <w:hideMark/>
          </w:tcPr>
          <w:p w14:paraId="05035BED" w14:textId="77777777" w:rsidR="004A380D" w:rsidRPr="009474CC" w:rsidRDefault="004A380D" w:rsidP="004A380D">
            <w:pPr>
              <w:spacing w:before="40" w:after="40"/>
              <w:rPr>
                <w:sz w:val="22"/>
                <w:szCs w:val="22"/>
              </w:rPr>
            </w:pPr>
            <w:r w:rsidRPr="009474CC">
              <w:rPr>
                <w:color w:val="000000"/>
                <w:sz w:val="22"/>
                <w:szCs w:val="22"/>
              </w:rPr>
              <w:t>Construction</w:t>
            </w:r>
          </w:p>
        </w:tc>
        <w:tc>
          <w:tcPr>
            <w:tcW w:w="0" w:type="auto"/>
            <w:tcMar>
              <w:top w:w="0" w:type="dxa"/>
              <w:left w:w="108" w:type="dxa"/>
              <w:bottom w:w="0" w:type="dxa"/>
              <w:right w:w="108" w:type="dxa"/>
            </w:tcMar>
            <w:hideMark/>
          </w:tcPr>
          <w:p w14:paraId="6CEA4479" w14:textId="77777777" w:rsidR="004A380D" w:rsidRPr="009474CC" w:rsidRDefault="004A380D" w:rsidP="004A380D">
            <w:pPr>
              <w:spacing w:before="40" w:after="40"/>
              <w:rPr>
                <w:sz w:val="22"/>
                <w:szCs w:val="22"/>
              </w:rPr>
            </w:pPr>
            <w:r w:rsidRPr="009474CC">
              <w:rPr>
                <w:color w:val="000000"/>
                <w:sz w:val="22"/>
                <w:szCs w:val="22"/>
              </w:rPr>
              <w:t>0.02</w:t>
            </w:r>
          </w:p>
        </w:tc>
        <w:tc>
          <w:tcPr>
            <w:tcW w:w="0" w:type="auto"/>
            <w:tcMar>
              <w:top w:w="0" w:type="dxa"/>
              <w:left w:w="108" w:type="dxa"/>
              <w:bottom w:w="0" w:type="dxa"/>
              <w:right w:w="108" w:type="dxa"/>
            </w:tcMar>
            <w:hideMark/>
          </w:tcPr>
          <w:p w14:paraId="7251CAB1" w14:textId="77777777" w:rsidR="004A380D" w:rsidRPr="009474CC" w:rsidRDefault="004A380D" w:rsidP="004A380D">
            <w:pPr>
              <w:spacing w:before="40" w:after="40"/>
              <w:rPr>
                <w:sz w:val="22"/>
                <w:szCs w:val="22"/>
              </w:rPr>
            </w:pPr>
            <w:r w:rsidRPr="009474CC">
              <w:rPr>
                <w:color w:val="000000"/>
                <w:sz w:val="22"/>
                <w:szCs w:val="22"/>
              </w:rPr>
              <w:t>0.03</w:t>
            </w:r>
          </w:p>
        </w:tc>
        <w:tc>
          <w:tcPr>
            <w:tcW w:w="0" w:type="auto"/>
            <w:tcMar>
              <w:top w:w="0" w:type="dxa"/>
              <w:left w:w="108" w:type="dxa"/>
              <w:bottom w:w="0" w:type="dxa"/>
              <w:right w:w="108" w:type="dxa"/>
            </w:tcMar>
            <w:hideMark/>
          </w:tcPr>
          <w:p w14:paraId="46D9E881" w14:textId="77777777" w:rsidR="004A380D" w:rsidRPr="009474CC" w:rsidRDefault="004A380D" w:rsidP="004A380D">
            <w:pPr>
              <w:spacing w:before="40" w:after="40"/>
              <w:rPr>
                <w:sz w:val="22"/>
                <w:szCs w:val="22"/>
              </w:rPr>
            </w:pPr>
            <w:r w:rsidRPr="009474CC">
              <w:rPr>
                <w:color w:val="000000"/>
                <w:sz w:val="22"/>
                <w:szCs w:val="22"/>
              </w:rPr>
              <w:t>0.01</w:t>
            </w:r>
          </w:p>
        </w:tc>
        <w:tc>
          <w:tcPr>
            <w:tcW w:w="0" w:type="auto"/>
            <w:tcMar>
              <w:top w:w="0" w:type="dxa"/>
              <w:left w:w="108" w:type="dxa"/>
              <w:bottom w:w="0" w:type="dxa"/>
              <w:right w:w="108" w:type="dxa"/>
            </w:tcMar>
            <w:hideMark/>
          </w:tcPr>
          <w:p w14:paraId="30B96E9C" w14:textId="77777777" w:rsidR="004A380D" w:rsidRPr="009474CC" w:rsidRDefault="004A380D" w:rsidP="004A380D">
            <w:pPr>
              <w:spacing w:before="40" w:after="40"/>
              <w:rPr>
                <w:sz w:val="22"/>
                <w:szCs w:val="22"/>
              </w:rPr>
            </w:pPr>
            <w:r w:rsidRPr="009474CC">
              <w:rPr>
                <w:color w:val="000000"/>
                <w:sz w:val="22"/>
                <w:szCs w:val="22"/>
              </w:rPr>
              <w:t>0.01</w:t>
            </w:r>
          </w:p>
        </w:tc>
        <w:tc>
          <w:tcPr>
            <w:tcW w:w="0" w:type="auto"/>
            <w:tcMar>
              <w:top w:w="0" w:type="dxa"/>
              <w:left w:w="108" w:type="dxa"/>
              <w:bottom w:w="0" w:type="dxa"/>
              <w:right w:w="108" w:type="dxa"/>
            </w:tcMar>
            <w:hideMark/>
          </w:tcPr>
          <w:p w14:paraId="54D53707" w14:textId="77777777" w:rsidR="004A380D" w:rsidRPr="009474CC" w:rsidRDefault="004A380D" w:rsidP="004A380D">
            <w:pPr>
              <w:spacing w:before="40" w:after="40"/>
              <w:rPr>
                <w:sz w:val="22"/>
                <w:szCs w:val="22"/>
              </w:rPr>
            </w:pPr>
            <w:r w:rsidRPr="009474CC">
              <w:rPr>
                <w:color w:val="000000"/>
                <w:sz w:val="22"/>
                <w:szCs w:val="22"/>
              </w:rPr>
              <w:t>0.02</w:t>
            </w:r>
          </w:p>
        </w:tc>
        <w:tc>
          <w:tcPr>
            <w:tcW w:w="0" w:type="auto"/>
            <w:tcMar>
              <w:top w:w="0" w:type="dxa"/>
              <w:left w:w="108" w:type="dxa"/>
              <w:bottom w:w="0" w:type="dxa"/>
              <w:right w:w="108" w:type="dxa"/>
            </w:tcMar>
            <w:hideMark/>
          </w:tcPr>
          <w:p w14:paraId="12ACF803" w14:textId="77777777" w:rsidR="004A380D" w:rsidRPr="009474CC" w:rsidRDefault="004A380D" w:rsidP="004A380D">
            <w:pPr>
              <w:spacing w:before="40" w:after="40"/>
              <w:rPr>
                <w:sz w:val="22"/>
                <w:szCs w:val="22"/>
              </w:rPr>
            </w:pPr>
            <w:r w:rsidRPr="009474CC">
              <w:rPr>
                <w:color w:val="000000"/>
                <w:sz w:val="22"/>
                <w:szCs w:val="22"/>
              </w:rPr>
              <w:t>-0.00</w:t>
            </w:r>
          </w:p>
        </w:tc>
      </w:tr>
      <w:tr w:rsidR="009474CC" w:rsidRPr="009805D3" w14:paraId="4A5BC91A" w14:textId="77777777" w:rsidTr="009474CC">
        <w:trPr>
          <w:trHeight w:hRule="exact" w:val="274"/>
        </w:trPr>
        <w:tc>
          <w:tcPr>
            <w:tcW w:w="0" w:type="auto"/>
            <w:tcMar>
              <w:top w:w="0" w:type="dxa"/>
              <w:left w:w="108" w:type="dxa"/>
              <w:bottom w:w="0" w:type="dxa"/>
              <w:right w:w="108" w:type="dxa"/>
            </w:tcMar>
            <w:hideMark/>
          </w:tcPr>
          <w:p w14:paraId="4B25C7CD" w14:textId="77777777" w:rsidR="004A380D" w:rsidRPr="009474CC" w:rsidRDefault="004A380D" w:rsidP="004A380D">
            <w:pPr>
              <w:spacing w:before="40" w:after="40"/>
              <w:rPr>
                <w:sz w:val="22"/>
                <w:szCs w:val="22"/>
              </w:rPr>
            </w:pPr>
            <w:r w:rsidRPr="009474CC">
              <w:rPr>
                <w:color w:val="000000"/>
                <w:sz w:val="22"/>
                <w:szCs w:val="22"/>
              </w:rPr>
              <w:t>Manufacturing</w:t>
            </w:r>
          </w:p>
        </w:tc>
        <w:tc>
          <w:tcPr>
            <w:tcW w:w="0" w:type="auto"/>
            <w:tcMar>
              <w:top w:w="0" w:type="dxa"/>
              <w:left w:w="108" w:type="dxa"/>
              <w:bottom w:w="0" w:type="dxa"/>
              <w:right w:w="108" w:type="dxa"/>
            </w:tcMar>
            <w:hideMark/>
          </w:tcPr>
          <w:p w14:paraId="036ECFC1" w14:textId="77777777" w:rsidR="004A380D" w:rsidRPr="009474CC" w:rsidRDefault="004A380D" w:rsidP="004A380D">
            <w:pPr>
              <w:spacing w:before="40" w:after="40"/>
              <w:rPr>
                <w:sz w:val="22"/>
                <w:szCs w:val="22"/>
              </w:rPr>
            </w:pPr>
            <w:r w:rsidRPr="009474CC">
              <w:rPr>
                <w:color w:val="000000"/>
                <w:sz w:val="22"/>
                <w:szCs w:val="22"/>
              </w:rPr>
              <w:t>0.16</w:t>
            </w:r>
          </w:p>
        </w:tc>
        <w:tc>
          <w:tcPr>
            <w:tcW w:w="0" w:type="auto"/>
            <w:tcMar>
              <w:top w:w="0" w:type="dxa"/>
              <w:left w:w="108" w:type="dxa"/>
              <w:bottom w:w="0" w:type="dxa"/>
              <w:right w:w="108" w:type="dxa"/>
            </w:tcMar>
            <w:hideMark/>
          </w:tcPr>
          <w:p w14:paraId="4D24CF24" w14:textId="77777777" w:rsidR="004A380D" w:rsidRPr="009474CC" w:rsidRDefault="004A380D" w:rsidP="004A380D">
            <w:pPr>
              <w:spacing w:before="40" w:after="40"/>
              <w:rPr>
                <w:sz w:val="22"/>
                <w:szCs w:val="22"/>
              </w:rPr>
            </w:pPr>
            <w:r w:rsidRPr="009474CC">
              <w:rPr>
                <w:color w:val="000000"/>
                <w:sz w:val="22"/>
                <w:szCs w:val="22"/>
              </w:rPr>
              <w:t>0.15</w:t>
            </w:r>
          </w:p>
        </w:tc>
        <w:tc>
          <w:tcPr>
            <w:tcW w:w="0" w:type="auto"/>
            <w:tcMar>
              <w:top w:w="0" w:type="dxa"/>
              <w:left w:w="108" w:type="dxa"/>
              <w:bottom w:w="0" w:type="dxa"/>
              <w:right w:w="108" w:type="dxa"/>
            </w:tcMar>
            <w:hideMark/>
          </w:tcPr>
          <w:p w14:paraId="182B827B" w14:textId="77777777" w:rsidR="004A380D" w:rsidRPr="009474CC" w:rsidRDefault="004A380D" w:rsidP="004A380D">
            <w:pPr>
              <w:spacing w:before="40" w:after="40"/>
              <w:rPr>
                <w:sz w:val="22"/>
                <w:szCs w:val="22"/>
              </w:rPr>
            </w:pPr>
            <w:r w:rsidRPr="009474CC">
              <w:rPr>
                <w:color w:val="000000"/>
                <w:sz w:val="22"/>
                <w:szCs w:val="22"/>
              </w:rPr>
              <w:t>0.13</w:t>
            </w:r>
          </w:p>
        </w:tc>
        <w:tc>
          <w:tcPr>
            <w:tcW w:w="0" w:type="auto"/>
            <w:tcMar>
              <w:top w:w="0" w:type="dxa"/>
              <w:left w:w="108" w:type="dxa"/>
              <w:bottom w:w="0" w:type="dxa"/>
              <w:right w:w="108" w:type="dxa"/>
            </w:tcMar>
            <w:hideMark/>
          </w:tcPr>
          <w:p w14:paraId="58395976" w14:textId="77777777" w:rsidR="004A380D" w:rsidRPr="009474CC" w:rsidRDefault="004A380D" w:rsidP="004A380D">
            <w:pPr>
              <w:spacing w:before="40" w:after="40"/>
              <w:rPr>
                <w:sz w:val="22"/>
                <w:szCs w:val="22"/>
              </w:rPr>
            </w:pPr>
            <w:r w:rsidRPr="009474CC">
              <w:rPr>
                <w:color w:val="000000"/>
                <w:sz w:val="22"/>
                <w:szCs w:val="22"/>
              </w:rPr>
              <w:t>0.11</w:t>
            </w:r>
          </w:p>
        </w:tc>
        <w:tc>
          <w:tcPr>
            <w:tcW w:w="0" w:type="auto"/>
            <w:tcMar>
              <w:top w:w="0" w:type="dxa"/>
              <w:left w:w="108" w:type="dxa"/>
              <w:bottom w:w="0" w:type="dxa"/>
              <w:right w:w="108" w:type="dxa"/>
            </w:tcMar>
            <w:hideMark/>
          </w:tcPr>
          <w:p w14:paraId="2B29E739" w14:textId="77777777" w:rsidR="004A380D" w:rsidRPr="009474CC" w:rsidRDefault="004A380D" w:rsidP="004A380D">
            <w:pPr>
              <w:spacing w:before="40" w:after="40"/>
              <w:rPr>
                <w:sz w:val="22"/>
                <w:szCs w:val="22"/>
              </w:rPr>
            </w:pPr>
            <w:r w:rsidRPr="009474CC">
              <w:rPr>
                <w:color w:val="000000"/>
                <w:sz w:val="22"/>
                <w:szCs w:val="22"/>
              </w:rPr>
              <w:t>0.10</w:t>
            </w:r>
          </w:p>
        </w:tc>
        <w:tc>
          <w:tcPr>
            <w:tcW w:w="0" w:type="auto"/>
            <w:tcMar>
              <w:top w:w="0" w:type="dxa"/>
              <w:left w:w="108" w:type="dxa"/>
              <w:bottom w:w="0" w:type="dxa"/>
              <w:right w:w="108" w:type="dxa"/>
            </w:tcMar>
            <w:hideMark/>
          </w:tcPr>
          <w:p w14:paraId="01984A01" w14:textId="77777777" w:rsidR="004A380D" w:rsidRPr="009474CC" w:rsidRDefault="004A380D" w:rsidP="004A380D">
            <w:pPr>
              <w:spacing w:before="40" w:after="40"/>
              <w:rPr>
                <w:sz w:val="22"/>
                <w:szCs w:val="22"/>
              </w:rPr>
            </w:pPr>
            <w:r w:rsidRPr="009474CC">
              <w:rPr>
                <w:color w:val="000000"/>
                <w:sz w:val="22"/>
                <w:szCs w:val="22"/>
              </w:rPr>
              <w:t>-0.06</w:t>
            </w:r>
          </w:p>
        </w:tc>
      </w:tr>
      <w:tr w:rsidR="009474CC" w:rsidRPr="009805D3" w14:paraId="569A08A3" w14:textId="77777777" w:rsidTr="009474CC">
        <w:trPr>
          <w:trHeight w:hRule="exact" w:val="274"/>
        </w:trPr>
        <w:tc>
          <w:tcPr>
            <w:tcW w:w="0" w:type="auto"/>
            <w:tcMar>
              <w:top w:w="0" w:type="dxa"/>
              <w:left w:w="108" w:type="dxa"/>
              <w:bottom w:w="0" w:type="dxa"/>
              <w:right w:w="108" w:type="dxa"/>
            </w:tcMar>
            <w:hideMark/>
          </w:tcPr>
          <w:p w14:paraId="3E3EC1E3" w14:textId="77777777" w:rsidR="004A380D" w:rsidRPr="009474CC" w:rsidRDefault="004A380D" w:rsidP="004A380D">
            <w:pPr>
              <w:spacing w:before="40" w:after="40"/>
              <w:rPr>
                <w:sz w:val="22"/>
                <w:szCs w:val="22"/>
              </w:rPr>
            </w:pPr>
            <w:r w:rsidRPr="009474CC">
              <w:rPr>
                <w:color w:val="000000"/>
                <w:sz w:val="22"/>
                <w:szCs w:val="22"/>
              </w:rPr>
              <w:t>Transport., Comm., Other Public Util.</w:t>
            </w:r>
          </w:p>
        </w:tc>
        <w:tc>
          <w:tcPr>
            <w:tcW w:w="0" w:type="auto"/>
            <w:tcMar>
              <w:top w:w="0" w:type="dxa"/>
              <w:left w:w="108" w:type="dxa"/>
              <w:bottom w:w="0" w:type="dxa"/>
              <w:right w:w="108" w:type="dxa"/>
            </w:tcMar>
            <w:hideMark/>
          </w:tcPr>
          <w:p w14:paraId="08A105CC" w14:textId="77777777" w:rsidR="004A380D" w:rsidRPr="009474CC" w:rsidRDefault="004A380D" w:rsidP="004A380D">
            <w:pPr>
              <w:spacing w:before="40" w:after="40"/>
              <w:rPr>
                <w:sz w:val="22"/>
                <w:szCs w:val="22"/>
              </w:rPr>
            </w:pPr>
            <w:r w:rsidRPr="009474CC">
              <w:rPr>
                <w:color w:val="000000"/>
                <w:sz w:val="22"/>
                <w:szCs w:val="22"/>
              </w:rPr>
              <w:t>0.05</w:t>
            </w:r>
          </w:p>
        </w:tc>
        <w:tc>
          <w:tcPr>
            <w:tcW w:w="0" w:type="auto"/>
            <w:tcMar>
              <w:top w:w="0" w:type="dxa"/>
              <w:left w:w="108" w:type="dxa"/>
              <w:bottom w:w="0" w:type="dxa"/>
              <w:right w:w="108" w:type="dxa"/>
            </w:tcMar>
            <w:hideMark/>
          </w:tcPr>
          <w:p w14:paraId="24681EE7" w14:textId="77777777" w:rsidR="004A380D" w:rsidRPr="009474CC" w:rsidRDefault="004A380D" w:rsidP="004A380D">
            <w:pPr>
              <w:spacing w:before="40" w:after="40"/>
              <w:rPr>
                <w:sz w:val="22"/>
                <w:szCs w:val="22"/>
              </w:rPr>
            </w:pPr>
            <w:r w:rsidRPr="009474CC">
              <w:rPr>
                <w:color w:val="000000"/>
                <w:sz w:val="22"/>
                <w:szCs w:val="22"/>
              </w:rPr>
              <w:t>0.05</w:t>
            </w:r>
          </w:p>
        </w:tc>
        <w:tc>
          <w:tcPr>
            <w:tcW w:w="0" w:type="auto"/>
            <w:tcMar>
              <w:top w:w="0" w:type="dxa"/>
              <w:left w:w="108" w:type="dxa"/>
              <w:bottom w:w="0" w:type="dxa"/>
              <w:right w:w="108" w:type="dxa"/>
            </w:tcMar>
            <w:hideMark/>
          </w:tcPr>
          <w:p w14:paraId="49765BCF" w14:textId="77777777" w:rsidR="004A380D" w:rsidRPr="009474CC" w:rsidRDefault="004A380D" w:rsidP="004A380D">
            <w:pPr>
              <w:spacing w:before="40" w:after="40"/>
              <w:rPr>
                <w:sz w:val="22"/>
                <w:szCs w:val="22"/>
              </w:rPr>
            </w:pPr>
            <w:r w:rsidRPr="009474CC">
              <w:rPr>
                <w:color w:val="000000"/>
                <w:sz w:val="22"/>
                <w:szCs w:val="22"/>
              </w:rPr>
              <w:t>0.05</w:t>
            </w:r>
          </w:p>
        </w:tc>
        <w:tc>
          <w:tcPr>
            <w:tcW w:w="0" w:type="auto"/>
            <w:tcMar>
              <w:top w:w="0" w:type="dxa"/>
              <w:left w:w="108" w:type="dxa"/>
              <w:bottom w:w="0" w:type="dxa"/>
              <w:right w:w="108" w:type="dxa"/>
            </w:tcMar>
            <w:hideMark/>
          </w:tcPr>
          <w:p w14:paraId="5CACF082" w14:textId="77777777" w:rsidR="004A380D" w:rsidRPr="009474CC" w:rsidRDefault="004A380D" w:rsidP="004A380D">
            <w:pPr>
              <w:spacing w:before="40" w:after="40"/>
              <w:rPr>
                <w:sz w:val="22"/>
                <w:szCs w:val="22"/>
              </w:rPr>
            </w:pPr>
            <w:r w:rsidRPr="009474CC">
              <w:rPr>
                <w:color w:val="000000"/>
                <w:sz w:val="22"/>
                <w:szCs w:val="22"/>
              </w:rPr>
              <w:t>0.05</w:t>
            </w:r>
          </w:p>
        </w:tc>
        <w:tc>
          <w:tcPr>
            <w:tcW w:w="0" w:type="auto"/>
            <w:tcMar>
              <w:top w:w="0" w:type="dxa"/>
              <w:left w:w="108" w:type="dxa"/>
              <w:bottom w:w="0" w:type="dxa"/>
              <w:right w:w="108" w:type="dxa"/>
            </w:tcMar>
            <w:hideMark/>
          </w:tcPr>
          <w:p w14:paraId="7193A309" w14:textId="77777777" w:rsidR="004A380D" w:rsidRPr="009474CC" w:rsidRDefault="004A380D" w:rsidP="004A380D">
            <w:pPr>
              <w:spacing w:before="40" w:after="40"/>
              <w:rPr>
                <w:sz w:val="22"/>
                <w:szCs w:val="22"/>
              </w:rPr>
            </w:pPr>
            <w:r w:rsidRPr="009474CC">
              <w:rPr>
                <w:color w:val="000000"/>
                <w:sz w:val="22"/>
                <w:szCs w:val="22"/>
              </w:rPr>
              <w:t>0.05</w:t>
            </w:r>
          </w:p>
        </w:tc>
        <w:tc>
          <w:tcPr>
            <w:tcW w:w="0" w:type="auto"/>
            <w:tcMar>
              <w:top w:w="0" w:type="dxa"/>
              <w:left w:w="108" w:type="dxa"/>
              <w:bottom w:w="0" w:type="dxa"/>
              <w:right w:w="108" w:type="dxa"/>
            </w:tcMar>
            <w:hideMark/>
          </w:tcPr>
          <w:p w14:paraId="47E27B1E" w14:textId="77777777" w:rsidR="004A380D" w:rsidRPr="009474CC" w:rsidRDefault="004A380D" w:rsidP="004A380D">
            <w:pPr>
              <w:spacing w:before="40" w:after="40"/>
              <w:rPr>
                <w:sz w:val="22"/>
                <w:szCs w:val="22"/>
              </w:rPr>
            </w:pPr>
            <w:r w:rsidRPr="009474CC">
              <w:rPr>
                <w:color w:val="000000"/>
                <w:sz w:val="22"/>
                <w:szCs w:val="22"/>
              </w:rPr>
              <w:t>-0.00</w:t>
            </w:r>
          </w:p>
        </w:tc>
      </w:tr>
      <w:tr w:rsidR="009474CC" w:rsidRPr="009805D3" w14:paraId="5BE722C4" w14:textId="77777777" w:rsidTr="009474CC">
        <w:trPr>
          <w:trHeight w:hRule="exact" w:val="274"/>
        </w:trPr>
        <w:tc>
          <w:tcPr>
            <w:tcW w:w="0" w:type="auto"/>
            <w:tcMar>
              <w:top w:w="0" w:type="dxa"/>
              <w:left w:w="108" w:type="dxa"/>
              <w:bottom w:w="0" w:type="dxa"/>
              <w:right w:w="108" w:type="dxa"/>
            </w:tcMar>
            <w:hideMark/>
          </w:tcPr>
          <w:p w14:paraId="6E4A2DC7" w14:textId="77777777" w:rsidR="004A380D" w:rsidRPr="009474CC" w:rsidRDefault="004A380D" w:rsidP="004A380D">
            <w:pPr>
              <w:spacing w:before="40" w:after="40"/>
              <w:rPr>
                <w:sz w:val="22"/>
                <w:szCs w:val="22"/>
              </w:rPr>
            </w:pPr>
            <w:r w:rsidRPr="009474CC">
              <w:rPr>
                <w:color w:val="000000"/>
                <w:sz w:val="22"/>
                <w:szCs w:val="22"/>
              </w:rPr>
              <w:t>Wholesale Trade</w:t>
            </w:r>
          </w:p>
        </w:tc>
        <w:tc>
          <w:tcPr>
            <w:tcW w:w="0" w:type="auto"/>
            <w:tcMar>
              <w:top w:w="0" w:type="dxa"/>
              <w:left w:w="108" w:type="dxa"/>
              <w:bottom w:w="0" w:type="dxa"/>
              <w:right w:w="108" w:type="dxa"/>
            </w:tcMar>
            <w:hideMark/>
          </w:tcPr>
          <w:p w14:paraId="2ECB1FF5" w14:textId="77777777" w:rsidR="004A380D" w:rsidRPr="009474CC" w:rsidRDefault="004A380D" w:rsidP="004A380D">
            <w:pPr>
              <w:spacing w:before="40" w:after="40"/>
              <w:rPr>
                <w:sz w:val="22"/>
                <w:szCs w:val="22"/>
              </w:rPr>
            </w:pPr>
            <w:r w:rsidRPr="009474CC">
              <w:rPr>
                <w:color w:val="000000"/>
                <w:sz w:val="22"/>
                <w:szCs w:val="22"/>
              </w:rPr>
              <w:t>0.03</w:t>
            </w:r>
          </w:p>
        </w:tc>
        <w:tc>
          <w:tcPr>
            <w:tcW w:w="0" w:type="auto"/>
            <w:tcMar>
              <w:top w:w="0" w:type="dxa"/>
              <w:left w:w="108" w:type="dxa"/>
              <w:bottom w:w="0" w:type="dxa"/>
              <w:right w:w="108" w:type="dxa"/>
            </w:tcMar>
            <w:hideMark/>
          </w:tcPr>
          <w:p w14:paraId="4195CCCD" w14:textId="77777777" w:rsidR="004A380D" w:rsidRPr="009474CC" w:rsidRDefault="004A380D" w:rsidP="004A380D">
            <w:pPr>
              <w:spacing w:before="40" w:after="40"/>
              <w:rPr>
                <w:sz w:val="22"/>
                <w:szCs w:val="22"/>
              </w:rPr>
            </w:pPr>
            <w:r w:rsidRPr="009474CC">
              <w:rPr>
                <w:color w:val="000000"/>
                <w:sz w:val="22"/>
                <w:szCs w:val="22"/>
              </w:rPr>
              <w:t>0.03</w:t>
            </w:r>
          </w:p>
        </w:tc>
        <w:tc>
          <w:tcPr>
            <w:tcW w:w="0" w:type="auto"/>
            <w:tcMar>
              <w:top w:w="0" w:type="dxa"/>
              <w:left w:w="108" w:type="dxa"/>
              <w:bottom w:w="0" w:type="dxa"/>
              <w:right w:w="108" w:type="dxa"/>
            </w:tcMar>
            <w:hideMark/>
          </w:tcPr>
          <w:p w14:paraId="2ADEA34D" w14:textId="77777777" w:rsidR="004A380D" w:rsidRPr="009474CC" w:rsidRDefault="004A380D" w:rsidP="004A380D">
            <w:pPr>
              <w:spacing w:before="40" w:after="40"/>
              <w:rPr>
                <w:sz w:val="22"/>
                <w:szCs w:val="22"/>
              </w:rPr>
            </w:pPr>
            <w:r w:rsidRPr="009474CC">
              <w:rPr>
                <w:color w:val="000000"/>
                <w:sz w:val="22"/>
                <w:szCs w:val="22"/>
              </w:rPr>
              <w:t>0.02</w:t>
            </w:r>
          </w:p>
        </w:tc>
        <w:tc>
          <w:tcPr>
            <w:tcW w:w="0" w:type="auto"/>
            <w:tcMar>
              <w:top w:w="0" w:type="dxa"/>
              <w:left w:w="108" w:type="dxa"/>
              <w:bottom w:w="0" w:type="dxa"/>
              <w:right w:w="108" w:type="dxa"/>
            </w:tcMar>
            <w:hideMark/>
          </w:tcPr>
          <w:p w14:paraId="3A2B77BF" w14:textId="77777777" w:rsidR="004A380D" w:rsidRPr="009474CC" w:rsidRDefault="004A380D" w:rsidP="004A380D">
            <w:pPr>
              <w:spacing w:before="40" w:after="40"/>
              <w:rPr>
                <w:sz w:val="22"/>
                <w:szCs w:val="22"/>
              </w:rPr>
            </w:pPr>
            <w:r w:rsidRPr="009474CC">
              <w:rPr>
                <w:color w:val="000000"/>
                <w:sz w:val="22"/>
                <w:szCs w:val="22"/>
              </w:rPr>
              <w:t>0.01</w:t>
            </w:r>
          </w:p>
        </w:tc>
        <w:tc>
          <w:tcPr>
            <w:tcW w:w="0" w:type="auto"/>
            <w:tcMar>
              <w:top w:w="0" w:type="dxa"/>
              <w:left w:w="108" w:type="dxa"/>
              <w:bottom w:w="0" w:type="dxa"/>
              <w:right w:w="108" w:type="dxa"/>
            </w:tcMar>
            <w:hideMark/>
          </w:tcPr>
          <w:p w14:paraId="309DABC3" w14:textId="77777777" w:rsidR="004A380D" w:rsidRPr="009474CC" w:rsidRDefault="004A380D" w:rsidP="004A380D">
            <w:pPr>
              <w:spacing w:before="40" w:after="40"/>
              <w:rPr>
                <w:sz w:val="22"/>
                <w:szCs w:val="22"/>
              </w:rPr>
            </w:pPr>
            <w:r w:rsidRPr="009474CC">
              <w:rPr>
                <w:color w:val="000000"/>
                <w:sz w:val="22"/>
                <w:szCs w:val="22"/>
              </w:rPr>
              <w:t>0.01</w:t>
            </w:r>
          </w:p>
        </w:tc>
        <w:tc>
          <w:tcPr>
            <w:tcW w:w="0" w:type="auto"/>
            <w:tcMar>
              <w:top w:w="0" w:type="dxa"/>
              <w:left w:w="108" w:type="dxa"/>
              <w:bottom w:w="0" w:type="dxa"/>
              <w:right w:w="108" w:type="dxa"/>
            </w:tcMar>
            <w:hideMark/>
          </w:tcPr>
          <w:p w14:paraId="2BD3155C" w14:textId="77777777" w:rsidR="004A380D" w:rsidRPr="009474CC" w:rsidRDefault="004A380D" w:rsidP="004A380D">
            <w:pPr>
              <w:spacing w:before="40" w:after="40"/>
              <w:rPr>
                <w:sz w:val="22"/>
                <w:szCs w:val="22"/>
              </w:rPr>
            </w:pPr>
            <w:r w:rsidRPr="009474CC">
              <w:rPr>
                <w:color w:val="000000"/>
                <w:sz w:val="22"/>
                <w:szCs w:val="22"/>
              </w:rPr>
              <w:t>-0.02</w:t>
            </w:r>
          </w:p>
        </w:tc>
      </w:tr>
      <w:tr w:rsidR="009474CC" w:rsidRPr="009805D3" w14:paraId="34182294" w14:textId="77777777" w:rsidTr="009474CC">
        <w:trPr>
          <w:trHeight w:hRule="exact" w:val="274"/>
        </w:trPr>
        <w:tc>
          <w:tcPr>
            <w:tcW w:w="0" w:type="auto"/>
            <w:tcMar>
              <w:top w:w="0" w:type="dxa"/>
              <w:left w:w="108" w:type="dxa"/>
              <w:bottom w:w="0" w:type="dxa"/>
              <w:right w:w="108" w:type="dxa"/>
            </w:tcMar>
            <w:hideMark/>
          </w:tcPr>
          <w:p w14:paraId="4D2DA9D2" w14:textId="77777777" w:rsidR="004A380D" w:rsidRPr="009474CC" w:rsidRDefault="004A380D" w:rsidP="004A380D">
            <w:pPr>
              <w:spacing w:before="40" w:after="40"/>
              <w:rPr>
                <w:sz w:val="22"/>
                <w:szCs w:val="22"/>
              </w:rPr>
            </w:pPr>
            <w:r w:rsidRPr="009474CC">
              <w:rPr>
                <w:color w:val="000000"/>
                <w:sz w:val="22"/>
                <w:szCs w:val="22"/>
              </w:rPr>
              <w:t>Retail Trade</w:t>
            </w:r>
          </w:p>
        </w:tc>
        <w:tc>
          <w:tcPr>
            <w:tcW w:w="0" w:type="auto"/>
            <w:tcMar>
              <w:top w:w="0" w:type="dxa"/>
              <w:left w:w="108" w:type="dxa"/>
              <w:bottom w:w="0" w:type="dxa"/>
              <w:right w:w="108" w:type="dxa"/>
            </w:tcMar>
            <w:hideMark/>
          </w:tcPr>
          <w:p w14:paraId="6BD8B75A" w14:textId="77777777" w:rsidR="004A380D" w:rsidRPr="009474CC" w:rsidRDefault="004A380D" w:rsidP="004A380D">
            <w:pPr>
              <w:spacing w:before="40" w:after="40"/>
              <w:rPr>
                <w:sz w:val="22"/>
                <w:szCs w:val="22"/>
              </w:rPr>
            </w:pPr>
            <w:r w:rsidRPr="009474CC">
              <w:rPr>
                <w:color w:val="000000"/>
                <w:sz w:val="22"/>
                <w:szCs w:val="22"/>
              </w:rPr>
              <w:t>0.07</w:t>
            </w:r>
          </w:p>
        </w:tc>
        <w:tc>
          <w:tcPr>
            <w:tcW w:w="0" w:type="auto"/>
            <w:tcMar>
              <w:top w:w="0" w:type="dxa"/>
              <w:left w:w="108" w:type="dxa"/>
              <w:bottom w:w="0" w:type="dxa"/>
              <w:right w:w="108" w:type="dxa"/>
            </w:tcMar>
            <w:hideMark/>
          </w:tcPr>
          <w:p w14:paraId="73FEDE45" w14:textId="77777777" w:rsidR="004A380D" w:rsidRPr="009474CC" w:rsidRDefault="004A380D" w:rsidP="004A380D">
            <w:pPr>
              <w:spacing w:before="40" w:after="40"/>
              <w:rPr>
                <w:sz w:val="22"/>
                <w:szCs w:val="22"/>
              </w:rPr>
            </w:pPr>
            <w:r w:rsidRPr="009474CC">
              <w:rPr>
                <w:color w:val="000000"/>
                <w:sz w:val="22"/>
                <w:szCs w:val="22"/>
              </w:rPr>
              <w:t>0.03</w:t>
            </w:r>
          </w:p>
        </w:tc>
        <w:tc>
          <w:tcPr>
            <w:tcW w:w="0" w:type="auto"/>
            <w:tcMar>
              <w:top w:w="0" w:type="dxa"/>
              <w:left w:w="108" w:type="dxa"/>
              <w:bottom w:w="0" w:type="dxa"/>
              <w:right w:w="108" w:type="dxa"/>
            </w:tcMar>
            <w:hideMark/>
          </w:tcPr>
          <w:p w14:paraId="13A1F089" w14:textId="77777777" w:rsidR="004A380D" w:rsidRPr="009474CC" w:rsidRDefault="004A380D" w:rsidP="004A380D">
            <w:pPr>
              <w:spacing w:before="40" w:after="40"/>
              <w:rPr>
                <w:sz w:val="22"/>
                <w:szCs w:val="22"/>
              </w:rPr>
            </w:pPr>
            <w:r w:rsidRPr="009474CC">
              <w:rPr>
                <w:color w:val="000000"/>
                <w:sz w:val="22"/>
                <w:szCs w:val="22"/>
              </w:rPr>
              <w:t>0.04</w:t>
            </w:r>
          </w:p>
        </w:tc>
        <w:tc>
          <w:tcPr>
            <w:tcW w:w="0" w:type="auto"/>
            <w:tcMar>
              <w:top w:w="0" w:type="dxa"/>
              <w:left w:w="108" w:type="dxa"/>
              <w:bottom w:w="0" w:type="dxa"/>
              <w:right w:w="108" w:type="dxa"/>
            </w:tcMar>
            <w:hideMark/>
          </w:tcPr>
          <w:p w14:paraId="469567CC" w14:textId="77777777" w:rsidR="004A380D" w:rsidRPr="009474CC" w:rsidRDefault="004A380D" w:rsidP="004A380D">
            <w:pPr>
              <w:spacing w:before="40" w:after="40"/>
              <w:rPr>
                <w:sz w:val="22"/>
                <w:szCs w:val="22"/>
              </w:rPr>
            </w:pPr>
            <w:r w:rsidRPr="009474CC">
              <w:rPr>
                <w:color w:val="000000"/>
                <w:sz w:val="22"/>
                <w:szCs w:val="22"/>
              </w:rPr>
              <w:t>0.03</w:t>
            </w:r>
          </w:p>
        </w:tc>
        <w:tc>
          <w:tcPr>
            <w:tcW w:w="0" w:type="auto"/>
            <w:tcMar>
              <w:top w:w="0" w:type="dxa"/>
              <w:left w:w="108" w:type="dxa"/>
              <w:bottom w:w="0" w:type="dxa"/>
              <w:right w:w="108" w:type="dxa"/>
            </w:tcMar>
            <w:hideMark/>
          </w:tcPr>
          <w:p w14:paraId="6CBBE781" w14:textId="77777777" w:rsidR="004A380D" w:rsidRPr="009474CC" w:rsidRDefault="004A380D" w:rsidP="004A380D">
            <w:pPr>
              <w:spacing w:before="40" w:after="40"/>
              <w:rPr>
                <w:sz w:val="22"/>
                <w:szCs w:val="22"/>
              </w:rPr>
            </w:pPr>
            <w:r w:rsidRPr="009474CC">
              <w:rPr>
                <w:color w:val="000000"/>
                <w:sz w:val="22"/>
                <w:szCs w:val="22"/>
              </w:rPr>
              <w:t>0.04</w:t>
            </w:r>
          </w:p>
        </w:tc>
        <w:tc>
          <w:tcPr>
            <w:tcW w:w="0" w:type="auto"/>
            <w:tcMar>
              <w:top w:w="0" w:type="dxa"/>
              <w:left w:w="108" w:type="dxa"/>
              <w:bottom w:w="0" w:type="dxa"/>
              <w:right w:w="108" w:type="dxa"/>
            </w:tcMar>
            <w:hideMark/>
          </w:tcPr>
          <w:p w14:paraId="7FAD3D5D" w14:textId="77777777" w:rsidR="004A380D" w:rsidRPr="009474CC" w:rsidRDefault="004A380D" w:rsidP="004A380D">
            <w:pPr>
              <w:spacing w:before="40" w:after="40"/>
              <w:rPr>
                <w:sz w:val="22"/>
                <w:szCs w:val="22"/>
              </w:rPr>
            </w:pPr>
            <w:r w:rsidRPr="009474CC">
              <w:rPr>
                <w:color w:val="000000"/>
                <w:sz w:val="22"/>
                <w:szCs w:val="22"/>
              </w:rPr>
              <w:t>-0.04</w:t>
            </w:r>
          </w:p>
        </w:tc>
      </w:tr>
      <w:tr w:rsidR="009474CC" w:rsidRPr="009805D3" w14:paraId="52BF8695" w14:textId="77777777" w:rsidTr="009474CC">
        <w:trPr>
          <w:trHeight w:hRule="exact" w:val="274"/>
        </w:trPr>
        <w:tc>
          <w:tcPr>
            <w:tcW w:w="0" w:type="auto"/>
            <w:tcMar>
              <w:top w:w="0" w:type="dxa"/>
              <w:left w:w="108" w:type="dxa"/>
              <w:bottom w:w="0" w:type="dxa"/>
              <w:right w:w="108" w:type="dxa"/>
            </w:tcMar>
            <w:hideMark/>
          </w:tcPr>
          <w:p w14:paraId="1CF3631B" w14:textId="77777777" w:rsidR="004A380D" w:rsidRPr="009474CC" w:rsidRDefault="004A380D" w:rsidP="004A380D">
            <w:pPr>
              <w:spacing w:before="40" w:after="40"/>
              <w:rPr>
                <w:sz w:val="22"/>
                <w:szCs w:val="22"/>
              </w:rPr>
            </w:pPr>
            <w:r w:rsidRPr="009474CC">
              <w:rPr>
                <w:color w:val="000000"/>
                <w:sz w:val="22"/>
                <w:szCs w:val="22"/>
              </w:rPr>
              <w:t>Finance, Insurance, and Real Estate</w:t>
            </w:r>
          </w:p>
        </w:tc>
        <w:tc>
          <w:tcPr>
            <w:tcW w:w="0" w:type="auto"/>
            <w:tcMar>
              <w:top w:w="0" w:type="dxa"/>
              <w:left w:w="108" w:type="dxa"/>
              <w:bottom w:w="0" w:type="dxa"/>
              <w:right w:w="108" w:type="dxa"/>
            </w:tcMar>
            <w:hideMark/>
          </w:tcPr>
          <w:p w14:paraId="402DC665" w14:textId="77777777" w:rsidR="004A380D" w:rsidRPr="009474CC" w:rsidRDefault="004A380D" w:rsidP="004A380D">
            <w:pPr>
              <w:spacing w:before="40" w:after="40"/>
              <w:rPr>
                <w:sz w:val="22"/>
                <w:szCs w:val="22"/>
              </w:rPr>
            </w:pPr>
            <w:r w:rsidRPr="009474CC">
              <w:rPr>
                <w:color w:val="000000"/>
                <w:sz w:val="22"/>
                <w:szCs w:val="22"/>
              </w:rPr>
              <w:t>0.07</w:t>
            </w:r>
          </w:p>
        </w:tc>
        <w:tc>
          <w:tcPr>
            <w:tcW w:w="0" w:type="auto"/>
            <w:tcMar>
              <w:top w:w="0" w:type="dxa"/>
              <w:left w:w="108" w:type="dxa"/>
              <w:bottom w:w="0" w:type="dxa"/>
              <w:right w:w="108" w:type="dxa"/>
            </w:tcMar>
            <w:hideMark/>
          </w:tcPr>
          <w:p w14:paraId="3720E463" w14:textId="77777777" w:rsidR="004A380D" w:rsidRPr="009474CC" w:rsidRDefault="004A380D" w:rsidP="004A380D">
            <w:pPr>
              <w:spacing w:before="40" w:after="40"/>
              <w:rPr>
                <w:sz w:val="22"/>
                <w:szCs w:val="22"/>
              </w:rPr>
            </w:pPr>
            <w:r w:rsidRPr="009474CC">
              <w:rPr>
                <w:color w:val="000000"/>
                <w:sz w:val="22"/>
                <w:szCs w:val="22"/>
              </w:rPr>
              <w:t>0.08</w:t>
            </w:r>
          </w:p>
        </w:tc>
        <w:tc>
          <w:tcPr>
            <w:tcW w:w="0" w:type="auto"/>
            <w:tcMar>
              <w:top w:w="0" w:type="dxa"/>
              <w:left w:w="108" w:type="dxa"/>
              <w:bottom w:w="0" w:type="dxa"/>
              <w:right w:w="108" w:type="dxa"/>
            </w:tcMar>
            <w:hideMark/>
          </w:tcPr>
          <w:p w14:paraId="03E67FB0" w14:textId="77777777" w:rsidR="004A380D" w:rsidRPr="009474CC" w:rsidRDefault="004A380D" w:rsidP="004A380D">
            <w:pPr>
              <w:spacing w:before="40" w:after="40"/>
              <w:rPr>
                <w:sz w:val="22"/>
                <w:szCs w:val="22"/>
              </w:rPr>
            </w:pPr>
            <w:r w:rsidRPr="009474CC">
              <w:rPr>
                <w:color w:val="000000"/>
                <w:sz w:val="22"/>
                <w:szCs w:val="22"/>
              </w:rPr>
              <w:t>0.08</w:t>
            </w:r>
          </w:p>
        </w:tc>
        <w:tc>
          <w:tcPr>
            <w:tcW w:w="0" w:type="auto"/>
            <w:tcMar>
              <w:top w:w="0" w:type="dxa"/>
              <w:left w:w="108" w:type="dxa"/>
              <w:bottom w:w="0" w:type="dxa"/>
              <w:right w:w="108" w:type="dxa"/>
            </w:tcMar>
            <w:hideMark/>
          </w:tcPr>
          <w:p w14:paraId="3CBD2E9F" w14:textId="77777777" w:rsidR="004A380D" w:rsidRPr="009474CC" w:rsidRDefault="004A380D" w:rsidP="004A380D">
            <w:pPr>
              <w:spacing w:before="40" w:after="40"/>
              <w:rPr>
                <w:sz w:val="22"/>
                <w:szCs w:val="22"/>
              </w:rPr>
            </w:pPr>
            <w:r w:rsidRPr="009474CC">
              <w:rPr>
                <w:color w:val="000000"/>
                <w:sz w:val="22"/>
                <w:szCs w:val="22"/>
              </w:rPr>
              <w:t>0.09</w:t>
            </w:r>
          </w:p>
        </w:tc>
        <w:tc>
          <w:tcPr>
            <w:tcW w:w="0" w:type="auto"/>
            <w:tcMar>
              <w:top w:w="0" w:type="dxa"/>
              <w:left w:w="108" w:type="dxa"/>
              <w:bottom w:w="0" w:type="dxa"/>
              <w:right w:w="108" w:type="dxa"/>
            </w:tcMar>
            <w:hideMark/>
          </w:tcPr>
          <w:p w14:paraId="40B25FA1" w14:textId="77777777" w:rsidR="004A380D" w:rsidRPr="009474CC" w:rsidRDefault="004A380D" w:rsidP="004A380D">
            <w:pPr>
              <w:spacing w:before="40" w:after="40"/>
              <w:rPr>
                <w:sz w:val="22"/>
                <w:szCs w:val="22"/>
              </w:rPr>
            </w:pPr>
            <w:r w:rsidRPr="009474CC">
              <w:rPr>
                <w:color w:val="000000"/>
                <w:sz w:val="22"/>
                <w:szCs w:val="22"/>
              </w:rPr>
              <w:t>0.09</w:t>
            </w:r>
          </w:p>
        </w:tc>
        <w:tc>
          <w:tcPr>
            <w:tcW w:w="0" w:type="auto"/>
            <w:tcMar>
              <w:top w:w="0" w:type="dxa"/>
              <w:left w:w="108" w:type="dxa"/>
              <w:bottom w:w="0" w:type="dxa"/>
              <w:right w:w="108" w:type="dxa"/>
            </w:tcMar>
            <w:hideMark/>
          </w:tcPr>
          <w:p w14:paraId="160B8379" w14:textId="77777777" w:rsidR="004A380D" w:rsidRPr="009474CC" w:rsidRDefault="004A380D" w:rsidP="004A380D">
            <w:pPr>
              <w:spacing w:before="40" w:after="40"/>
              <w:rPr>
                <w:sz w:val="22"/>
                <w:szCs w:val="22"/>
              </w:rPr>
            </w:pPr>
            <w:r w:rsidRPr="009474CC">
              <w:rPr>
                <w:color w:val="000000"/>
                <w:sz w:val="22"/>
                <w:szCs w:val="22"/>
              </w:rPr>
              <w:t>0.02</w:t>
            </w:r>
          </w:p>
        </w:tc>
      </w:tr>
      <w:tr w:rsidR="009474CC" w:rsidRPr="009805D3" w14:paraId="5627E5AD" w14:textId="77777777" w:rsidTr="009474CC">
        <w:trPr>
          <w:trHeight w:hRule="exact" w:val="274"/>
        </w:trPr>
        <w:tc>
          <w:tcPr>
            <w:tcW w:w="0" w:type="auto"/>
            <w:tcMar>
              <w:top w:w="0" w:type="dxa"/>
              <w:left w:w="108" w:type="dxa"/>
              <w:bottom w:w="0" w:type="dxa"/>
              <w:right w:w="108" w:type="dxa"/>
            </w:tcMar>
            <w:hideMark/>
          </w:tcPr>
          <w:p w14:paraId="189AE2DD" w14:textId="77777777" w:rsidR="004A380D" w:rsidRPr="009474CC" w:rsidRDefault="004A380D" w:rsidP="004A380D">
            <w:pPr>
              <w:spacing w:before="40" w:after="40"/>
              <w:rPr>
                <w:sz w:val="22"/>
                <w:szCs w:val="22"/>
              </w:rPr>
            </w:pPr>
            <w:r w:rsidRPr="009474CC">
              <w:rPr>
                <w:color w:val="000000"/>
                <w:sz w:val="22"/>
                <w:szCs w:val="22"/>
              </w:rPr>
              <w:t>Business and Repair Services</w:t>
            </w:r>
          </w:p>
        </w:tc>
        <w:tc>
          <w:tcPr>
            <w:tcW w:w="0" w:type="auto"/>
            <w:tcMar>
              <w:top w:w="0" w:type="dxa"/>
              <w:left w:w="108" w:type="dxa"/>
              <w:bottom w:w="0" w:type="dxa"/>
              <w:right w:w="108" w:type="dxa"/>
            </w:tcMar>
            <w:hideMark/>
          </w:tcPr>
          <w:p w14:paraId="08FDFEDF" w14:textId="77777777" w:rsidR="004A380D" w:rsidRPr="009474CC" w:rsidRDefault="004A380D" w:rsidP="004A380D">
            <w:pPr>
              <w:spacing w:before="40" w:after="40"/>
              <w:rPr>
                <w:sz w:val="22"/>
                <w:szCs w:val="22"/>
              </w:rPr>
            </w:pPr>
            <w:r w:rsidRPr="009474CC">
              <w:rPr>
                <w:color w:val="000000"/>
                <w:sz w:val="22"/>
                <w:szCs w:val="22"/>
              </w:rPr>
              <w:t>0.02</w:t>
            </w:r>
          </w:p>
        </w:tc>
        <w:tc>
          <w:tcPr>
            <w:tcW w:w="0" w:type="auto"/>
            <w:tcMar>
              <w:top w:w="0" w:type="dxa"/>
              <w:left w:w="108" w:type="dxa"/>
              <w:bottom w:w="0" w:type="dxa"/>
              <w:right w:w="108" w:type="dxa"/>
            </w:tcMar>
            <w:hideMark/>
          </w:tcPr>
          <w:p w14:paraId="13276889" w14:textId="77777777" w:rsidR="004A380D" w:rsidRPr="009474CC" w:rsidRDefault="004A380D" w:rsidP="004A380D">
            <w:pPr>
              <w:spacing w:before="40" w:after="40"/>
              <w:rPr>
                <w:sz w:val="22"/>
                <w:szCs w:val="22"/>
              </w:rPr>
            </w:pPr>
            <w:r w:rsidRPr="009474CC">
              <w:rPr>
                <w:color w:val="000000"/>
                <w:sz w:val="22"/>
                <w:szCs w:val="22"/>
              </w:rPr>
              <w:t>0.04</w:t>
            </w:r>
          </w:p>
        </w:tc>
        <w:tc>
          <w:tcPr>
            <w:tcW w:w="0" w:type="auto"/>
            <w:tcMar>
              <w:top w:w="0" w:type="dxa"/>
              <w:left w:w="108" w:type="dxa"/>
              <w:bottom w:w="0" w:type="dxa"/>
              <w:right w:w="108" w:type="dxa"/>
            </w:tcMar>
            <w:hideMark/>
          </w:tcPr>
          <w:p w14:paraId="69E21A19" w14:textId="77777777" w:rsidR="004A380D" w:rsidRPr="009474CC" w:rsidRDefault="004A380D" w:rsidP="004A380D">
            <w:pPr>
              <w:spacing w:before="40" w:after="40"/>
              <w:rPr>
                <w:sz w:val="22"/>
                <w:szCs w:val="22"/>
              </w:rPr>
            </w:pPr>
            <w:r w:rsidRPr="009474CC">
              <w:rPr>
                <w:color w:val="000000"/>
                <w:sz w:val="22"/>
                <w:szCs w:val="22"/>
              </w:rPr>
              <w:t>0.06</w:t>
            </w:r>
          </w:p>
        </w:tc>
        <w:tc>
          <w:tcPr>
            <w:tcW w:w="0" w:type="auto"/>
            <w:tcMar>
              <w:top w:w="0" w:type="dxa"/>
              <w:left w:w="108" w:type="dxa"/>
              <w:bottom w:w="0" w:type="dxa"/>
              <w:right w:w="108" w:type="dxa"/>
            </w:tcMar>
            <w:hideMark/>
          </w:tcPr>
          <w:p w14:paraId="2210121E" w14:textId="77777777" w:rsidR="004A380D" w:rsidRPr="009474CC" w:rsidRDefault="004A380D" w:rsidP="004A380D">
            <w:pPr>
              <w:spacing w:before="40" w:after="40"/>
              <w:rPr>
                <w:sz w:val="22"/>
                <w:szCs w:val="22"/>
              </w:rPr>
            </w:pPr>
            <w:r w:rsidRPr="009474CC">
              <w:rPr>
                <w:color w:val="000000"/>
                <w:sz w:val="22"/>
                <w:szCs w:val="22"/>
              </w:rPr>
              <w:t>0.06</w:t>
            </w:r>
          </w:p>
        </w:tc>
        <w:tc>
          <w:tcPr>
            <w:tcW w:w="0" w:type="auto"/>
            <w:tcMar>
              <w:top w:w="0" w:type="dxa"/>
              <w:left w:w="108" w:type="dxa"/>
              <w:bottom w:w="0" w:type="dxa"/>
              <w:right w:w="108" w:type="dxa"/>
            </w:tcMar>
            <w:hideMark/>
          </w:tcPr>
          <w:p w14:paraId="5D93C4FD" w14:textId="77777777" w:rsidR="004A380D" w:rsidRPr="009474CC" w:rsidRDefault="004A380D" w:rsidP="004A380D">
            <w:pPr>
              <w:spacing w:before="40" w:after="40"/>
              <w:rPr>
                <w:sz w:val="22"/>
                <w:szCs w:val="22"/>
              </w:rPr>
            </w:pPr>
            <w:r w:rsidRPr="009474CC">
              <w:rPr>
                <w:color w:val="000000"/>
                <w:sz w:val="22"/>
                <w:szCs w:val="22"/>
              </w:rPr>
              <w:t>0.08</w:t>
            </w:r>
          </w:p>
        </w:tc>
        <w:tc>
          <w:tcPr>
            <w:tcW w:w="0" w:type="auto"/>
            <w:tcMar>
              <w:top w:w="0" w:type="dxa"/>
              <w:left w:w="108" w:type="dxa"/>
              <w:bottom w:w="0" w:type="dxa"/>
              <w:right w:w="108" w:type="dxa"/>
            </w:tcMar>
            <w:hideMark/>
          </w:tcPr>
          <w:p w14:paraId="08F911AE" w14:textId="77777777" w:rsidR="004A380D" w:rsidRPr="009474CC" w:rsidRDefault="004A380D" w:rsidP="004A380D">
            <w:pPr>
              <w:spacing w:before="40" w:after="40"/>
              <w:rPr>
                <w:sz w:val="22"/>
                <w:szCs w:val="22"/>
              </w:rPr>
            </w:pPr>
            <w:r w:rsidRPr="009474CC">
              <w:rPr>
                <w:color w:val="000000"/>
                <w:sz w:val="22"/>
                <w:szCs w:val="22"/>
              </w:rPr>
              <w:t>0.06</w:t>
            </w:r>
          </w:p>
        </w:tc>
      </w:tr>
      <w:tr w:rsidR="009474CC" w:rsidRPr="009805D3" w14:paraId="10D37649" w14:textId="77777777" w:rsidTr="009474CC">
        <w:trPr>
          <w:trHeight w:hRule="exact" w:val="274"/>
        </w:trPr>
        <w:tc>
          <w:tcPr>
            <w:tcW w:w="0" w:type="auto"/>
            <w:tcMar>
              <w:top w:w="0" w:type="dxa"/>
              <w:left w:w="108" w:type="dxa"/>
              <w:bottom w:w="0" w:type="dxa"/>
              <w:right w:w="108" w:type="dxa"/>
            </w:tcMar>
            <w:hideMark/>
          </w:tcPr>
          <w:p w14:paraId="53A2F0CB" w14:textId="77777777" w:rsidR="004A380D" w:rsidRPr="009474CC" w:rsidRDefault="004A380D" w:rsidP="004A380D">
            <w:pPr>
              <w:spacing w:before="40" w:after="40"/>
              <w:rPr>
                <w:sz w:val="22"/>
                <w:szCs w:val="22"/>
              </w:rPr>
            </w:pPr>
            <w:r w:rsidRPr="009474CC">
              <w:rPr>
                <w:color w:val="000000"/>
                <w:sz w:val="22"/>
                <w:szCs w:val="22"/>
              </w:rPr>
              <w:t>Personal Services</w:t>
            </w:r>
          </w:p>
        </w:tc>
        <w:tc>
          <w:tcPr>
            <w:tcW w:w="0" w:type="auto"/>
            <w:tcMar>
              <w:top w:w="0" w:type="dxa"/>
              <w:left w:w="108" w:type="dxa"/>
              <w:bottom w:w="0" w:type="dxa"/>
              <w:right w:w="108" w:type="dxa"/>
            </w:tcMar>
            <w:hideMark/>
          </w:tcPr>
          <w:p w14:paraId="2CFC7882" w14:textId="77777777" w:rsidR="004A380D" w:rsidRPr="009474CC" w:rsidRDefault="004A380D" w:rsidP="004A380D">
            <w:pPr>
              <w:spacing w:before="40" w:after="40"/>
              <w:rPr>
                <w:sz w:val="22"/>
                <w:szCs w:val="22"/>
              </w:rPr>
            </w:pPr>
            <w:r w:rsidRPr="009474CC">
              <w:rPr>
                <w:color w:val="000000"/>
                <w:sz w:val="22"/>
                <w:szCs w:val="22"/>
              </w:rPr>
              <w:t>0.01</w:t>
            </w:r>
          </w:p>
        </w:tc>
        <w:tc>
          <w:tcPr>
            <w:tcW w:w="0" w:type="auto"/>
            <w:tcMar>
              <w:top w:w="0" w:type="dxa"/>
              <w:left w:w="108" w:type="dxa"/>
              <w:bottom w:w="0" w:type="dxa"/>
              <w:right w:w="108" w:type="dxa"/>
            </w:tcMar>
            <w:hideMark/>
          </w:tcPr>
          <w:p w14:paraId="6CA7E81E" w14:textId="77777777" w:rsidR="004A380D" w:rsidRPr="009474CC" w:rsidRDefault="004A380D" w:rsidP="004A380D">
            <w:pPr>
              <w:spacing w:before="40" w:after="40"/>
              <w:rPr>
                <w:sz w:val="22"/>
                <w:szCs w:val="22"/>
              </w:rPr>
            </w:pPr>
            <w:r w:rsidRPr="009474CC">
              <w:rPr>
                <w:color w:val="000000"/>
                <w:sz w:val="22"/>
                <w:szCs w:val="22"/>
              </w:rPr>
              <w:t>0.01</w:t>
            </w:r>
          </w:p>
        </w:tc>
        <w:tc>
          <w:tcPr>
            <w:tcW w:w="0" w:type="auto"/>
            <w:tcMar>
              <w:top w:w="0" w:type="dxa"/>
              <w:left w:w="108" w:type="dxa"/>
              <w:bottom w:w="0" w:type="dxa"/>
              <w:right w:w="108" w:type="dxa"/>
            </w:tcMar>
            <w:hideMark/>
          </w:tcPr>
          <w:p w14:paraId="0080BF63" w14:textId="77777777" w:rsidR="004A380D" w:rsidRPr="009474CC" w:rsidRDefault="004A380D" w:rsidP="004A380D">
            <w:pPr>
              <w:spacing w:before="40" w:after="40"/>
              <w:rPr>
                <w:sz w:val="22"/>
                <w:szCs w:val="22"/>
              </w:rPr>
            </w:pPr>
            <w:r w:rsidRPr="009474CC">
              <w:rPr>
                <w:color w:val="000000"/>
                <w:sz w:val="22"/>
                <w:szCs w:val="22"/>
              </w:rPr>
              <w:t>0.01</w:t>
            </w:r>
          </w:p>
        </w:tc>
        <w:tc>
          <w:tcPr>
            <w:tcW w:w="0" w:type="auto"/>
            <w:tcMar>
              <w:top w:w="0" w:type="dxa"/>
              <w:left w:w="108" w:type="dxa"/>
              <w:bottom w:w="0" w:type="dxa"/>
              <w:right w:w="108" w:type="dxa"/>
            </w:tcMar>
            <w:hideMark/>
          </w:tcPr>
          <w:p w14:paraId="663AEF70" w14:textId="77777777" w:rsidR="004A380D" w:rsidRPr="009474CC" w:rsidRDefault="004A380D" w:rsidP="004A380D">
            <w:pPr>
              <w:spacing w:before="40" w:after="40"/>
              <w:rPr>
                <w:sz w:val="22"/>
                <w:szCs w:val="22"/>
              </w:rPr>
            </w:pPr>
            <w:r w:rsidRPr="009474CC">
              <w:rPr>
                <w:color w:val="000000"/>
                <w:sz w:val="22"/>
                <w:szCs w:val="22"/>
              </w:rPr>
              <w:t>0.01</w:t>
            </w:r>
          </w:p>
        </w:tc>
        <w:tc>
          <w:tcPr>
            <w:tcW w:w="0" w:type="auto"/>
            <w:tcMar>
              <w:top w:w="0" w:type="dxa"/>
              <w:left w:w="108" w:type="dxa"/>
              <w:bottom w:w="0" w:type="dxa"/>
              <w:right w:w="108" w:type="dxa"/>
            </w:tcMar>
            <w:hideMark/>
          </w:tcPr>
          <w:p w14:paraId="7E00778C" w14:textId="77777777" w:rsidR="004A380D" w:rsidRPr="009474CC" w:rsidRDefault="004A380D" w:rsidP="004A380D">
            <w:pPr>
              <w:spacing w:before="40" w:after="40"/>
              <w:rPr>
                <w:sz w:val="22"/>
                <w:szCs w:val="22"/>
              </w:rPr>
            </w:pPr>
            <w:r w:rsidRPr="009474CC">
              <w:rPr>
                <w:color w:val="000000"/>
                <w:sz w:val="22"/>
                <w:szCs w:val="22"/>
              </w:rPr>
              <w:t>0.01</w:t>
            </w:r>
          </w:p>
        </w:tc>
        <w:tc>
          <w:tcPr>
            <w:tcW w:w="0" w:type="auto"/>
            <w:tcMar>
              <w:top w:w="0" w:type="dxa"/>
              <w:left w:w="108" w:type="dxa"/>
              <w:bottom w:w="0" w:type="dxa"/>
              <w:right w:w="108" w:type="dxa"/>
            </w:tcMar>
            <w:hideMark/>
          </w:tcPr>
          <w:p w14:paraId="72F735AF" w14:textId="77777777" w:rsidR="004A380D" w:rsidRPr="009474CC" w:rsidRDefault="004A380D" w:rsidP="004A380D">
            <w:pPr>
              <w:spacing w:before="40" w:after="40"/>
              <w:rPr>
                <w:sz w:val="22"/>
                <w:szCs w:val="22"/>
              </w:rPr>
            </w:pPr>
            <w:r w:rsidRPr="009474CC">
              <w:rPr>
                <w:color w:val="000000"/>
                <w:sz w:val="22"/>
                <w:szCs w:val="22"/>
              </w:rPr>
              <w:t>0.00</w:t>
            </w:r>
          </w:p>
        </w:tc>
      </w:tr>
      <w:tr w:rsidR="009474CC" w:rsidRPr="009805D3" w14:paraId="501BB4B4" w14:textId="77777777" w:rsidTr="009474CC">
        <w:trPr>
          <w:trHeight w:hRule="exact" w:val="274"/>
        </w:trPr>
        <w:tc>
          <w:tcPr>
            <w:tcW w:w="0" w:type="auto"/>
            <w:tcMar>
              <w:top w:w="0" w:type="dxa"/>
              <w:left w:w="108" w:type="dxa"/>
              <w:bottom w:w="0" w:type="dxa"/>
              <w:right w:w="108" w:type="dxa"/>
            </w:tcMar>
            <w:hideMark/>
          </w:tcPr>
          <w:p w14:paraId="1B6D7DCD" w14:textId="77777777" w:rsidR="004A380D" w:rsidRPr="009474CC" w:rsidRDefault="004A380D" w:rsidP="004A380D">
            <w:pPr>
              <w:spacing w:before="40" w:after="40"/>
              <w:rPr>
                <w:sz w:val="22"/>
                <w:szCs w:val="22"/>
              </w:rPr>
            </w:pPr>
            <w:r w:rsidRPr="009474CC">
              <w:rPr>
                <w:color w:val="000000"/>
                <w:sz w:val="22"/>
                <w:szCs w:val="22"/>
              </w:rPr>
              <w:t xml:space="preserve">Entertainment and </w:t>
            </w:r>
            <w:proofErr w:type="spellStart"/>
            <w:r w:rsidRPr="009474CC">
              <w:rPr>
                <w:color w:val="000000"/>
                <w:sz w:val="22"/>
                <w:szCs w:val="22"/>
              </w:rPr>
              <w:t>Recr</w:t>
            </w:r>
            <w:proofErr w:type="spellEnd"/>
            <w:r w:rsidRPr="009474CC">
              <w:rPr>
                <w:color w:val="000000"/>
                <w:sz w:val="22"/>
                <w:szCs w:val="22"/>
              </w:rPr>
              <w:t>. Services</w:t>
            </w:r>
          </w:p>
        </w:tc>
        <w:tc>
          <w:tcPr>
            <w:tcW w:w="0" w:type="auto"/>
            <w:tcMar>
              <w:top w:w="0" w:type="dxa"/>
              <w:left w:w="108" w:type="dxa"/>
              <w:bottom w:w="0" w:type="dxa"/>
              <w:right w:w="108" w:type="dxa"/>
            </w:tcMar>
            <w:hideMark/>
          </w:tcPr>
          <w:p w14:paraId="527FEC8D" w14:textId="77777777" w:rsidR="004A380D" w:rsidRPr="009474CC" w:rsidRDefault="004A380D" w:rsidP="004A380D">
            <w:pPr>
              <w:spacing w:before="40" w:after="40"/>
              <w:rPr>
                <w:sz w:val="22"/>
                <w:szCs w:val="22"/>
              </w:rPr>
            </w:pPr>
            <w:r w:rsidRPr="009474CC">
              <w:rPr>
                <w:color w:val="000000"/>
                <w:sz w:val="22"/>
                <w:szCs w:val="22"/>
              </w:rPr>
              <w:t>0.01</w:t>
            </w:r>
          </w:p>
        </w:tc>
        <w:tc>
          <w:tcPr>
            <w:tcW w:w="0" w:type="auto"/>
            <w:tcMar>
              <w:top w:w="0" w:type="dxa"/>
              <w:left w:w="108" w:type="dxa"/>
              <w:bottom w:w="0" w:type="dxa"/>
              <w:right w:w="108" w:type="dxa"/>
            </w:tcMar>
            <w:hideMark/>
          </w:tcPr>
          <w:p w14:paraId="10A2B737" w14:textId="77777777" w:rsidR="004A380D" w:rsidRPr="009474CC" w:rsidRDefault="004A380D" w:rsidP="004A380D">
            <w:pPr>
              <w:spacing w:before="40" w:after="40"/>
              <w:rPr>
                <w:sz w:val="22"/>
                <w:szCs w:val="22"/>
              </w:rPr>
            </w:pPr>
            <w:r w:rsidRPr="009474CC">
              <w:rPr>
                <w:color w:val="000000"/>
                <w:sz w:val="22"/>
                <w:szCs w:val="22"/>
              </w:rPr>
              <w:t>0.01</w:t>
            </w:r>
          </w:p>
        </w:tc>
        <w:tc>
          <w:tcPr>
            <w:tcW w:w="0" w:type="auto"/>
            <w:tcMar>
              <w:top w:w="0" w:type="dxa"/>
              <w:left w:w="108" w:type="dxa"/>
              <w:bottom w:w="0" w:type="dxa"/>
              <w:right w:w="108" w:type="dxa"/>
            </w:tcMar>
            <w:hideMark/>
          </w:tcPr>
          <w:p w14:paraId="4D5B723A" w14:textId="77777777" w:rsidR="004A380D" w:rsidRPr="009474CC" w:rsidRDefault="004A380D" w:rsidP="004A380D">
            <w:pPr>
              <w:spacing w:before="40" w:after="40"/>
              <w:rPr>
                <w:sz w:val="22"/>
                <w:szCs w:val="22"/>
              </w:rPr>
            </w:pPr>
            <w:r w:rsidRPr="009474CC">
              <w:rPr>
                <w:color w:val="000000"/>
                <w:sz w:val="22"/>
                <w:szCs w:val="22"/>
              </w:rPr>
              <w:t>0.01</w:t>
            </w:r>
          </w:p>
        </w:tc>
        <w:tc>
          <w:tcPr>
            <w:tcW w:w="0" w:type="auto"/>
            <w:tcMar>
              <w:top w:w="0" w:type="dxa"/>
              <w:left w:w="108" w:type="dxa"/>
              <w:bottom w:w="0" w:type="dxa"/>
              <w:right w:w="108" w:type="dxa"/>
            </w:tcMar>
            <w:hideMark/>
          </w:tcPr>
          <w:p w14:paraId="4839EC38" w14:textId="77777777" w:rsidR="004A380D" w:rsidRPr="009474CC" w:rsidRDefault="004A380D" w:rsidP="004A380D">
            <w:pPr>
              <w:spacing w:before="40" w:after="40"/>
              <w:rPr>
                <w:sz w:val="22"/>
                <w:szCs w:val="22"/>
              </w:rPr>
            </w:pPr>
            <w:r w:rsidRPr="009474CC">
              <w:rPr>
                <w:color w:val="000000"/>
                <w:sz w:val="22"/>
                <w:szCs w:val="22"/>
              </w:rPr>
              <w:t>0.01</w:t>
            </w:r>
          </w:p>
        </w:tc>
        <w:tc>
          <w:tcPr>
            <w:tcW w:w="0" w:type="auto"/>
            <w:tcMar>
              <w:top w:w="0" w:type="dxa"/>
              <w:left w:w="108" w:type="dxa"/>
              <w:bottom w:w="0" w:type="dxa"/>
              <w:right w:w="108" w:type="dxa"/>
            </w:tcMar>
            <w:hideMark/>
          </w:tcPr>
          <w:p w14:paraId="7127EF51" w14:textId="77777777" w:rsidR="004A380D" w:rsidRPr="009474CC" w:rsidRDefault="004A380D" w:rsidP="004A380D">
            <w:pPr>
              <w:spacing w:before="40" w:after="40"/>
              <w:rPr>
                <w:sz w:val="22"/>
                <w:szCs w:val="22"/>
              </w:rPr>
            </w:pPr>
            <w:r w:rsidRPr="009474CC">
              <w:rPr>
                <w:color w:val="000000"/>
                <w:sz w:val="22"/>
                <w:szCs w:val="22"/>
              </w:rPr>
              <w:t>0.01</w:t>
            </w:r>
          </w:p>
        </w:tc>
        <w:tc>
          <w:tcPr>
            <w:tcW w:w="0" w:type="auto"/>
            <w:tcMar>
              <w:top w:w="0" w:type="dxa"/>
              <w:left w:w="108" w:type="dxa"/>
              <w:bottom w:w="0" w:type="dxa"/>
              <w:right w:w="108" w:type="dxa"/>
            </w:tcMar>
            <w:hideMark/>
          </w:tcPr>
          <w:p w14:paraId="2414E180" w14:textId="77777777" w:rsidR="004A380D" w:rsidRPr="009474CC" w:rsidRDefault="004A380D" w:rsidP="004A380D">
            <w:pPr>
              <w:spacing w:before="40" w:after="40"/>
              <w:rPr>
                <w:sz w:val="22"/>
                <w:szCs w:val="22"/>
              </w:rPr>
            </w:pPr>
            <w:r w:rsidRPr="009474CC">
              <w:rPr>
                <w:color w:val="000000"/>
                <w:sz w:val="22"/>
                <w:szCs w:val="22"/>
              </w:rPr>
              <w:t>0.00</w:t>
            </w:r>
          </w:p>
        </w:tc>
      </w:tr>
      <w:tr w:rsidR="009474CC" w:rsidRPr="009805D3" w14:paraId="3345BB1E" w14:textId="77777777" w:rsidTr="009474CC">
        <w:trPr>
          <w:trHeight w:hRule="exact" w:val="274"/>
        </w:trPr>
        <w:tc>
          <w:tcPr>
            <w:tcW w:w="0" w:type="auto"/>
            <w:tcMar>
              <w:top w:w="0" w:type="dxa"/>
              <w:left w:w="108" w:type="dxa"/>
              <w:bottom w:w="0" w:type="dxa"/>
              <w:right w:w="108" w:type="dxa"/>
            </w:tcMar>
            <w:hideMark/>
          </w:tcPr>
          <w:p w14:paraId="51F048FD" w14:textId="77777777" w:rsidR="004A380D" w:rsidRPr="009474CC" w:rsidRDefault="004A380D" w:rsidP="004A380D">
            <w:pPr>
              <w:spacing w:before="40" w:after="40"/>
              <w:rPr>
                <w:sz w:val="22"/>
                <w:szCs w:val="22"/>
              </w:rPr>
            </w:pPr>
            <w:r w:rsidRPr="009474CC">
              <w:rPr>
                <w:color w:val="000000"/>
                <w:sz w:val="22"/>
                <w:szCs w:val="22"/>
              </w:rPr>
              <w:t>Professional and Related Services</w:t>
            </w:r>
          </w:p>
        </w:tc>
        <w:tc>
          <w:tcPr>
            <w:tcW w:w="0" w:type="auto"/>
            <w:tcMar>
              <w:top w:w="0" w:type="dxa"/>
              <w:left w:w="108" w:type="dxa"/>
              <w:bottom w:w="0" w:type="dxa"/>
              <w:right w:w="108" w:type="dxa"/>
            </w:tcMar>
            <w:hideMark/>
          </w:tcPr>
          <w:p w14:paraId="0A2CE575" w14:textId="77777777" w:rsidR="004A380D" w:rsidRPr="009474CC" w:rsidRDefault="004A380D" w:rsidP="004A380D">
            <w:pPr>
              <w:spacing w:before="40" w:after="40"/>
              <w:rPr>
                <w:sz w:val="22"/>
                <w:szCs w:val="22"/>
              </w:rPr>
            </w:pPr>
            <w:r w:rsidRPr="009474CC">
              <w:rPr>
                <w:color w:val="000000"/>
                <w:sz w:val="22"/>
                <w:szCs w:val="22"/>
              </w:rPr>
              <w:t>0.47</w:t>
            </w:r>
          </w:p>
        </w:tc>
        <w:tc>
          <w:tcPr>
            <w:tcW w:w="0" w:type="auto"/>
            <w:tcMar>
              <w:top w:w="0" w:type="dxa"/>
              <w:left w:w="108" w:type="dxa"/>
              <w:bottom w:w="0" w:type="dxa"/>
              <w:right w:w="108" w:type="dxa"/>
            </w:tcMar>
            <w:hideMark/>
          </w:tcPr>
          <w:p w14:paraId="776B8148" w14:textId="77777777" w:rsidR="004A380D" w:rsidRPr="009474CC" w:rsidRDefault="004A380D" w:rsidP="004A380D">
            <w:pPr>
              <w:spacing w:before="40" w:after="40"/>
              <w:rPr>
                <w:sz w:val="22"/>
                <w:szCs w:val="22"/>
              </w:rPr>
            </w:pPr>
            <w:r w:rsidRPr="009474CC">
              <w:rPr>
                <w:color w:val="000000"/>
                <w:sz w:val="22"/>
                <w:szCs w:val="22"/>
              </w:rPr>
              <w:t>0.49</w:t>
            </w:r>
          </w:p>
        </w:tc>
        <w:tc>
          <w:tcPr>
            <w:tcW w:w="0" w:type="auto"/>
            <w:tcMar>
              <w:top w:w="0" w:type="dxa"/>
              <w:left w:w="108" w:type="dxa"/>
              <w:bottom w:w="0" w:type="dxa"/>
              <w:right w:w="108" w:type="dxa"/>
            </w:tcMar>
            <w:hideMark/>
          </w:tcPr>
          <w:p w14:paraId="724BA7CE" w14:textId="77777777" w:rsidR="004A380D" w:rsidRPr="009474CC" w:rsidRDefault="004A380D" w:rsidP="004A380D">
            <w:pPr>
              <w:spacing w:before="40" w:after="40"/>
              <w:rPr>
                <w:sz w:val="22"/>
                <w:szCs w:val="22"/>
              </w:rPr>
            </w:pPr>
            <w:r w:rsidRPr="009474CC">
              <w:rPr>
                <w:color w:val="000000"/>
                <w:sz w:val="22"/>
                <w:szCs w:val="22"/>
              </w:rPr>
              <w:t>0.51</w:t>
            </w:r>
          </w:p>
        </w:tc>
        <w:tc>
          <w:tcPr>
            <w:tcW w:w="0" w:type="auto"/>
            <w:tcMar>
              <w:top w:w="0" w:type="dxa"/>
              <w:left w:w="108" w:type="dxa"/>
              <w:bottom w:w="0" w:type="dxa"/>
              <w:right w:w="108" w:type="dxa"/>
            </w:tcMar>
            <w:hideMark/>
          </w:tcPr>
          <w:p w14:paraId="5B718564" w14:textId="77777777" w:rsidR="004A380D" w:rsidRPr="009474CC" w:rsidRDefault="004A380D" w:rsidP="004A380D">
            <w:pPr>
              <w:spacing w:before="40" w:after="40"/>
              <w:rPr>
                <w:sz w:val="22"/>
                <w:szCs w:val="22"/>
              </w:rPr>
            </w:pPr>
            <w:r w:rsidRPr="009474CC">
              <w:rPr>
                <w:color w:val="000000"/>
                <w:sz w:val="22"/>
                <w:szCs w:val="22"/>
              </w:rPr>
              <w:t>0.56</w:t>
            </w:r>
          </w:p>
        </w:tc>
        <w:tc>
          <w:tcPr>
            <w:tcW w:w="0" w:type="auto"/>
            <w:tcMar>
              <w:top w:w="0" w:type="dxa"/>
              <w:left w:w="108" w:type="dxa"/>
              <w:bottom w:w="0" w:type="dxa"/>
              <w:right w:w="108" w:type="dxa"/>
            </w:tcMar>
            <w:hideMark/>
          </w:tcPr>
          <w:p w14:paraId="2D173B66" w14:textId="77777777" w:rsidR="004A380D" w:rsidRPr="009474CC" w:rsidRDefault="004A380D" w:rsidP="004A380D">
            <w:pPr>
              <w:spacing w:before="40" w:after="40"/>
              <w:rPr>
                <w:sz w:val="22"/>
                <w:szCs w:val="22"/>
              </w:rPr>
            </w:pPr>
            <w:r w:rsidRPr="009474CC">
              <w:rPr>
                <w:color w:val="000000"/>
                <w:sz w:val="22"/>
                <w:szCs w:val="22"/>
              </w:rPr>
              <w:t>0.53</w:t>
            </w:r>
          </w:p>
        </w:tc>
        <w:tc>
          <w:tcPr>
            <w:tcW w:w="0" w:type="auto"/>
            <w:tcMar>
              <w:top w:w="0" w:type="dxa"/>
              <w:left w:w="108" w:type="dxa"/>
              <w:bottom w:w="0" w:type="dxa"/>
              <w:right w:w="108" w:type="dxa"/>
            </w:tcMar>
            <w:hideMark/>
          </w:tcPr>
          <w:p w14:paraId="6F4E8B5F" w14:textId="77777777" w:rsidR="004A380D" w:rsidRPr="009474CC" w:rsidRDefault="004A380D" w:rsidP="004A380D">
            <w:pPr>
              <w:spacing w:before="40" w:after="40"/>
              <w:rPr>
                <w:sz w:val="22"/>
                <w:szCs w:val="22"/>
              </w:rPr>
            </w:pPr>
            <w:r w:rsidRPr="009474CC">
              <w:rPr>
                <w:color w:val="000000"/>
                <w:sz w:val="22"/>
                <w:szCs w:val="22"/>
              </w:rPr>
              <w:t>0.06</w:t>
            </w:r>
          </w:p>
        </w:tc>
      </w:tr>
      <w:tr w:rsidR="009474CC" w:rsidRPr="009805D3" w14:paraId="770FB90D" w14:textId="77777777" w:rsidTr="009474CC">
        <w:trPr>
          <w:trHeight w:hRule="exact" w:val="274"/>
        </w:trPr>
        <w:tc>
          <w:tcPr>
            <w:tcW w:w="0" w:type="auto"/>
            <w:tcBorders>
              <w:bottom w:val="single" w:sz="4" w:space="0" w:color="000000"/>
            </w:tcBorders>
            <w:tcMar>
              <w:top w:w="0" w:type="dxa"/>
              <w:left w:w="108" w:type="dxa"/>
              <w:bottom w:w="0" w:type="dxa"/>
              <w:right w:w="108" w:type="dxa"/>
            </w:tcMar>
            <w:hideMark/>
          </w:tcPr>
          <w:p w14:paraId="15282E44" w14:textId="77777777" w:rsidR="004A380D" w:rsidRPr="009474CC" w:rsidRDefault="004A380D" w:rsidP="004A380D">
            <w:pPr>
              <w:spacing w:before="40" w:after="40"/>
              <w:rPr>
                <w:sz w:val="22"/>
                <w:szCs w:val="22"/>
              </w:rPr>
            </w:pPr>
            <w:r w:rsidRPr="009474CC">
              <w:rPr>
                <w:color w:val="000000"/>
                <w:sz w:val="22"/>
                <w:szCs w:val="22"/>
              </w:rPr>
              <w:t>Public Administration</w:t>
            </w:r>
          </w:p>
        </w:tc>
        <w:tc>
          <w:tcPr>
            <w:tcW w:w="0" w:type="auto"/>
            <w:tcBorders>
              <w:bottom w:val="single" w:sz="4" w:space="0" w:color="000000"/>
            </w:tcBorders>
            <w:tcMar>
              <w:top w:w="0" w:type="dxa"/>
              <w:left w:w="108" w:type="dxa"/>
              <w:bottom w:w="0" w:type="dxa"/>
              <w:right w:w="108" w:type="dxa"/>
            </w:tcMar>
            <w:hideMark/>
          </w:tcPr>
          <w:p w14:paraId="41839B4E" w14:textId="77777777" w:rsidR="004A380D" w:rsidRPr="009474CC" w:rsidRDefault="004A380D" w:rsidP="004A380D">
            <w:pPr>
              <w:spacing w:before="40" w:after="40"/>
              <w:rPr>
                <w:sz w:val="22"/>
                <w:szCs w:val="22"/>
              </w:rPr>
            </w:pPr>
            <w:r w:rsidRPr="009474CC">
              <w:rPr>
                <w:color w:val="000000"/>
                <w:sz w:val="22"/>
                <w:szCs w:val="22"/>
              </w:rPr>
              <w:t>0.08</w:t>
            </w:r>
          </w:p>
        </w:tc>
        <w:tc>
          <w:tcPr>
            <w:tcW w:w="0" w:type="auto"/>
            <w:tcBorders>
              <w:bottom w:val="single" w:sz="4" w:space="0" w:color="000000"/>
            </w:tcBorders>
            <w:tcMar>
              <w:top w:w="0" w:type="dxa"/>
              <w:left w:w="108" w:type="dxa"/>
              <w:bottom w:w="0" w:type="dxa"/>
              <w:right w:w="108" w:type="dxa"/>
            </w:tcMar>
            <w:hideMark/>
          </w:tcPr>
          <w:p w14:paraId="70E9C671" w14:textId="77777777" w:rsidR="004A380D" w:rsidRPr="009474CC" w:rsidRDefault="004A380D" w:rsidP="004A380D">
            <w:pPr>
              <w:spacing w:before="40" w:after="40"/>
              <w:rPr>
                <w:sz w:val="22"/>
                <w:szCs w:val="22"/>
              </w:rPr>
            </w:pPr>
            <w:r w:rsidRPr="009474CC">
              <w:rPr>
                <w:color w:val="000000"/>
                <w:sz w:val="22"/>
                <w:szCs w:val="22"/>
              </w:rPr>
              <w:t>0.07</w:t>
            </w:r>
          </w:p>
        </w:tc>
        <w:tc>
          <w:tcPr>
            <w:tcW w:w="0" w:type="auto"/>
            <w:tcBorders>
              <w:bottom w:val="single" w:sz="4" w:space="0" w:color="000000"/>
            </w:tcBorders>
            <w:tcMar>
              <w:top w:w="0" w:type="dxa"/>
              <w:left w:w="108" w:type="dxa"/>
              <w:bottom w:w="0" w:type="dxa"/>
              <w:right w:w="108" w:type="dxa"/>
            </w:tcMar>
            <w:hideMark/>
          </w:tcPr>
          <w:p w14:paraId="536EC55A" w14:textId="77777777" w:rsidR="004A380D" w:rsidRPr="009474CC" w:rsidRDefault="004A380D" w:rsidP="004A380D">
            <w:pPr>
              <w:spacing w:before="40" w:after="40"/>
              <w:rPr>
                <w:sz w:val="22"/>
                <w:szCs w:val="22"/>
              </w:rPr>
            </w:pPr>
            <w:r w:rsidRPr="009474CC">
              <w:rPr>
                <w:color w:val="000000"/>
                <w:sz w:val="22"/>
                <w:szCs w:val="22"/>
              </w:rPr>
              <w:t>0.07</w:t>
            </w:r>
          </w:p>
        </w:tc>
        <w:tc>
          <w:tcPr>
            <w:tcW w:w="0" w:type="auto"/>
            <w:tcBorders>
              <w:bottom w:val="single" w:sz="4" w:space="0" w:color="000000"/>
            </w:tcBorders>
            <w:tcMar>
              <w:top w:w="0" w:type="dxa"/>
              <w:left w:w="108" w:type="dxa"/>
              <w:bottom w:w="0" w:type="dxa"/>
              <w:right w:w="108" w:type="dxa"/>
            </w:tcMar>
            <w:hideMark/>
          </w:tcPr>
          <w:p w14:paraId="5B95E18A" w14:textId="77777777" w:rsidR="004A380D" w:rsidRPr="009474CC" w:rsidRDefault="004A380D" w:rsidP="004A380D">
            <w:pPr>
              <w:spacing w:before="40" w:after="40"/>
              <w:rPr>
                <w:sz w:val="22"/>
                <w:szCs w:val="22"/>
              </w:rPr>
            </w:pPr>
            <w:r w:rsidRPr="009474CC">
              <w:rPr>
                <w:color w:val="000000"/>
                <w:sz w:val="22"/>
                <w:szCs w:val="22"/>
              </w:rPr>
              <w:t>0.07</w:t>
            </w:r>
          </w:p>
        </w:tc>
        <w:tc>
          <w:tcPr>
            <w:tcW w:w="0" w:type="auto"/>
            <w:tcBorders>
              <w:bottom w:val="single" w:sz="4" w:space="0" w:color="000000"/>
            </w:tcBorders>
            <w:tcMar>
              <w:top w:w="0" w:type="dxa"/>
              <w:left w:w="108" w:type="dxa"/>
              <w:bottom w:w="0" w:type="dxa"/>
              <w:right w:w="108" w:type="dxa"/>
            </w:tcMar>
            <w:hideMark/>
          </w:tcPr>
          <w:p w14:paraId="1FFA4ECA" w14:textId="77777777" w:rsidR="004A380D" w:rsidRPr="009474CC" w:rsidRDefault="004A380D" w:rsidP="004A380D">
            <w:pPr>
              <w:spacing w:before="40" w:after="40"/>
              <w:rPr>
                <w:sz w:val="22"/>
                <w:szCs w:val="22"/>
              </w:rPr>
            </w:pPr>
            <w:r w:rsidRPr="009474CC">
              <w:rPr>
                <w:color w:val="000000"/>
                <w:sz w:val="22"/>
                <w:szCs w:val="22"/>
              </w:rPr>
              <w:t>0.06</w:t>
            </w:r>
          </w:p>
        </w:tc>
        <w:tc>
          <w:tcPr>
            <w:tcW w:w="0" w:type="auto"/>
            <w:tcBorders>
              <w:bottom w:val="single" w:sz="4" w:space="0" w:color="000000"/>
            </w:tcBorders>
            <w:tcMar>
              <w:top w:w="0" w:type="dxa"/>
              <w:left w:w="108" w:type="dxa"/>
              <w:bottom w:w="0" w:type="dxa"/>
              <w:right w:w="108" w:type="dxa"/>
            </w:tcMar>
            <w:hideMark/>
          </w:tcPr>
          <w:p w14:paraId="60AD652F" w14:textId="77777777" w:rsidR="004A380D" w:rsidRPr="009474CC" w:rsidRDefault="004A380D" w:rsidP="004A380D">
            <w:pPr>
              <w:spacing w:before="40" w:after="40"/>
              <w:rPr>
                <w:sz w:val="22"/>
                <w:szCs w:val="22"/>
              </w:rPr>
            </w:pPr>
            <w:r w:rsidRPr="009474CC">
              <w:rPr>
                <w:color w:val="000000"/>
                <w:sz w:val="22"/>
                <w:szCs w:val="22"/>
              </w:rPr>
              <w:t>-0.02</w:t>
            </w:r>
          </w:p>
        </w:tc>
      </w:tr>
    </w:tbl>
    <w:p w14:paraId="17098767" w14:textId="77777777" w:rsidR="004A380D" w:rsidRDefault="004A380D" w:rsidP="00F86714">
      <w:pPr>
        <w:pStyle w:val="NormalWeb"/>
        <w:spacing w:before="0" w:beforeAutospacing="0" w:after="0" w:afterAutospacing="0"/>
        <w:rPr>
          <w:color w:val="000000"/>
        </w:rPr>
      </w:pPr>
    </w:p>
    <w:p w14:paraId="1986EB5C" w14:textId="02552217" w:rsidR="009805D3" w:rsidRPr="009805D3" w:rsidRDefault="009805D3" w:rsidP="00F86714">
      <w:pPr>
        <w:pStyle w:val="NormalWeb"/>
        <w:spacing w:before="0" w:beforeAutospacing="0" w:after="0" w:afterAutospacing="0"/>
      </w:pPr>
      <w:r w:rsidRPr="009805D3">
        <w:rPr>
          <w:color w:val="000000"/>
        </w:rPr>
        <w:t>Table A3 presents the full list of normalized coefficients (except those for industry indicator variables) from the OLS regressions on which the decomposition</w:t>
      </w:r>
      <w:r w:rsidR="0062425F">
        <w:rPr>
          <w:color w:val="000000"/>
        </w:rPr>
        <w:t>-of-change is</w:t>
      </w:r>
      <w:r w:rsidRPr="009805D3">
        <w:rPr>
          <w:color w:val="000000"/>
        </w:rPr>
        <w:t xml:space="preserve"> based. </w:t>
      </w:r>
      <w:r w:rsidR="0062425F">
        <w:rPr>
          <w:color w:val="000000"/>
        </w:rPr>
        <w:t>Pooled (PM and NPM) regressions are also presented although they are not used for the decomposition; they are the source of the pooled slopes in Figure 5 in the paper.</w:t>
      </w:r>
      <w:r w:rsidRPr="009805D3">
        <w:rPr>
          <w:color w:val="000000"/>
        </w:rPr>
        <w:t> </w:t>
      </w:r>
    </w:p>
    <w:p w14:paraId="67FFE4E3" w14:textId="77777777" w:rsidR="009805D3" w:rsidRPr="009805D3" w:rsidRDefault="009805D3" w:rsidP="00F86714"/>
    <w:tbl>
      <w:tblPr>
        <w:tblW w:w="0" w:type="auto"/>
        <w:tblLayout w:type="fixed"/>
        <w:tblCellMar>
          <w:left w:w="0" w:type="dxa"/>
          <w:right w:w="0" w:type="dxa"/>
        </w:tblCellMar>
        <w:tblLook w:val="04A0" w:firstRow="1" w:lastRow="0" w:firstColumn="1" w:lastColumn="0" w:noHBand="0" w:noVBand="1"/>
      </w:tblPr>
      <w:tblGrid>
        <w:gridCol w:w="3296"/>
        <w:gridCol w:w="1010"/>
        <w:gridCol w:w="1011"/>
        <w:gridCol w:w="1011"/>
        <w:gridCol w:w="520"/>
        <w:gridCol w:w="490"/>
        <w:gridCol w:w="1011"/>
        <w:gridCol w:w="1261"/>
      </w:tblGrid>
      <w:tr w:rsidR="009805D3" w:rsidRPr="009805D3" w14:paraId="37690604" w14:textId="77777777" w:rsidTr="00727174">
        <w:trPr>
          <w:trHeight w:hRule="exact" w:val="585"/>
        </w:trPr>
        <w:tc>
          <w:tcPr>
            <w:tcW w:w="9360" w:type="dxa"/>
            <w:gridSpan w:val="8"/>
            <w:tcBorders>
              <w:bottom w:val="single" w:sz="4" w:space="0" w:color="000000"/>
            </w:tcBorders>
            <w:tcMar>
              <w:top w:w="0" w:type="dxa"/>
              <w:left w:w="115" w:type="dxa"/>
              <w:bottom w:w="0" w:type="dxa"/>
              <w:right w:w="115" w:type="dxa"/>
            </w:tcMar>
            <w:hideMark/>
          </w:tcPr>
          <w:p w14:paraId="3E8CB784" w14:textId="35AC0FF8" w:rsidR="009805D3" w:rsidRPr="009805D3" w:rsidRDefault="009805D3" w:rsidP="00F86714">
            <w:r w:rsidRPr="009805D3">
              <w:rPr>
                <w:color w:val="000000"/>
              </w:rPr>
              <w:t xml:space="preserve">Table A3: </w:t>
            </w:r>
            <w:r w:rsidR="006318F8">
              <w:rPr>
                <w:color w:val="000000"/>
              </w:rPr>
              <w:t xml:space="preserve">Normalized </w:t>
            </w:r>
            <w:r w:rsidRPr="009805D3">
              <w:rPr>
                <w:color w:val="000000"/>
              </w:rPr>
              <w:t>Coefficients from OLS Regressions, for PM and NPM and Pooled Model, in 1980 and 2019 </w:t>
            </w:r>
          </w:p>
        </w:tc>
      </w:tr>
      <w:tr w:rsidR="0062425F" w:rsidRPr="009805D3" w14:paraId="4F9ABD41" w14:textId="77777777" w:rsidTr="00727174">
        <w:trPr>
          <w:trHeight w:hRule="exact" w:val="288"/>
        </w:trPr>
        <w:tc>
          <w:tcPr>
            <w:tcW w:w="3296" w:type="dxa"/>
            <w:tcBorders>
              <w:top w:val="single" w:sz="4" w:space="0" w:color="000000"/>
            </w:tcBorders>
            <w:tcMar>
              <w:top w:w="0" w:type="dxa"/>
              <w:left w:w="115" w:type="dxa"/>
              <w:bottom w:w="0" w:type="dxa"/>
              <w:right w:w="115" w:type="dxa"/>
            </w:tcMar>
            <w:hideMark/>
          </w:tcPr>
          <w:p w14:paraId="531890BB" w14:textId="77777777" w:rsidR="009805D3" w:rsidRPr="009805D3" w:rsidRDefault="009805D3" w:rsidP="00F86714"/>
        </w:tc>
        <w:tc>
          <w:tcPr>
            <w:tcW w:w="3552" w:type="dxa"/>
            <w:gridSpan w:val="4"/>
            <w:tcBorders>
              <w:top w:val="single" w:sz="4" w:space="0" w:color="000000"/>
              <w:bottom w:val="single" w:sz="4" w:space="0" w:color="000000"/>
            </w:tcBorders>
            <w:tcMar>
              <w:top w:w="0" w:type="dxa"/>
              <w:left w:w="115" w:type="dxa"/>
              <w:bottom w:w="0" w:type="dxa"/>
              <w:right w:w="115" w:type="dxa"/>
            </w:tcMar>
            <w:hideMark/>
          </w:tcPr>
          <w:p w14:paraId="7075487F" w14:textId="77777777" w:rsidR="009805D3" w:rsidRPr="009805D3" w:rsidRDefault="009805D3" w:rsidP="00F86714">
            <w:pPr>
              <w:jc w:val="center"/>
            </w:pPr>
            <w:r w:rsidRPr="009805D3">
              <w:rPr>
                <w:color w:val="000000"/>
                <w:sz w:val="22"/>
                <w:szCs w:val="22"/>
              </w:rPr>
              <w:t>1980</w:t>
            </w:r>
          </w:p>
        </w:tc>
        <w:tc>
          <w:tcPr>
            <w:tcW w:w="2762" w:type="dxa"/>
            <w:gridSpan w:val="3"/>
            <w:tcBorders>
              <w:top w:val="single" w:sz="4" w:space="0" w:color="000000"/>
              <w:bottom w:val="single" w:sz="4" w:space="0" w:color="000000"/>
            </w:tcBorders>
            <w:tcMar>
              <w:top w:w="0" w:type="dxa"/>
              <w:left w:w="115" w:type="dxa"/>
              <w:bottom w:w="0" w:type="dxa"/>
              <w:right w:w="115" w:type="dxa"/>
            </w:tcMar>
            <w:hideMark/>
          </w:tcPr>
          <w:p w14:paraId="5E6B25EC" w14:textId="77777777" w:rsidR="009805D3" w:rsidRPr="009805D3" w:rsidRDefault="009805D3" w:rsidP="00F86714">
            <w:pPr>
              <w:jc w:val="center"/>
            </w:pPr>
            <w:r w:rsidRPr="009805D3">
              <w:rPr>
                <w:color w:val="000000"/>
                <w:sz w:val="22"/>
                <w:szCs w:val="22"/>
              </w:rPr>
              <w:t>2019</w:t>
            </w:r>
          </w:p>
        </w:tc>
      </w:tr>
      <w:tr w:rsidR="006318F8" w:rsidRPr="009805D3" w14:paraId="7133D3FA" w14:textId="77777777" w:rsidTr="00727174">
        <w:trPr>
          <w:trHeight w:hRule="exact" w:val="288"/>
        </w:trPr>
        <w:tc>
          <w:tcPr>
            <w:tcW w:w="3296" w:type="dxa"/>
            <w:tcBorders>
              <w:bottom w:val="single" w:sz="4" w:space="0" w:color="000000"/>
            </w:tcBorders>
            <w:tcMar>
              <w:top w:w="0" w:type="dxa"/>
              <w:left w:w="115" w:type="dxa"/>
              <w:bottom w:w="0" w:type="dxa"/>
              <w:right w:w="115" w:type="dxa"/>
            </w:tcMar>
            <w:hideMark/>
          </w:tcPr>
          <w:p w14:paraId="7E5B3D60" w14:textId="77777777" w:rsidR="009805D3" w:rsidRPr="009805D3" w:rsidRDefault="009805D3" w:rsidP="00F86714"/>
        </w:tc>
        <w:tc>
          <w:tcPr>
            <w:tcW w:w="1010" w:type="dxa"/>
            <w:tcBorders>
              <w:top w:val="single" w:sz="4" w:space="0" w:color="000000"/>
              <w:bottom w:val="single" w:sz="4" w:space="0" w:color="000000"/>
            </w:tcBorders>
            <w:tcMar>
              <w:top w:w="0" w:type="dxa"/>
              <w:left w:w="115" w:type="dxa"/>
              <w:bottom w:w="0" w:type="dxa"/>
              <w:right w:w="115" w:type="dxa"/>
            </w:tcMar>
            <w:hideMark/>
          </w:tcPr>
          <w:p w14:paraId="0D4E991E" w14:textId="77777777" w:rsidR="009805D3" w:rsidRPr="009805D3" w:rsidRDefault="009805D3" w:rsidP="00F86714">
            <w:pPr>
              <w:jc w:val="center"/>
            </w:pPr>
            <w:r w:rsidRPr="009805D3">
              <w:rPr>
                <w:color w:val="000000"/>
                <w:sz w:val="22"/>
                <w:szCs w:val="22"/>
              </w:rPr>
              <w:t>PM</w:t>
            </w:r>
          </w:p>
        </w:tc>
        <w:tc>
          <w:tcPr>
            <w:tcW w:w="1011" w:type="dxa"/>
            <w:tcBorders>
              <w:top w:val="single" w:sz="4" w:space="0" w:color="000000"/>
              <w:bottom w:val="single" w:sz="4" w:space="0" w:color="000000"/>
            </w:tcBorders>
            <w:tcMar>
              <w:top w:w="0" w:type="dxa"/>
              <w:left w:w="115" w:type="dxa"/>
              <w:bottom w:w="0" w:type="dxa"/>
              <w:right w:w="115" w:type="dxa"/>
            </w:tcMar>
            <w:hideMark/>
          </w:tcPr>
          <w:p w14:paraId="1B54D683" w14:textId="77777777" w:rsidR="009805D3" w:rsidRPr="009805D3" w:rsidRDefault="009805D3" w:rsidP="00F86714">
            <w:pPr>
              <w:jc w:val="center"/>
            </w:pPr>
            <w:r w:rsidRPr="009805D3">
              <w:rPr>
                <w:color w:val="000000"/>
                <w:sz w:val="22"/>
                <w:szCs w:val="22"/>
              </w:rPr>
              <w:t>NPM</w:t>
            </w:r>
          </w:p>
        </w:tc>
        <w:tc>
          <w:tcPr>
            <w:tcW w:w="1011" w:type="dxa"/>
            <w:tcBorders>
              <w:top w:val="single" w:sz="4" w:space="0" w:color="000000"/>
              <w:bottom w:val="single" w:sz="4" w:space="0" w:color="000000"/>
            </w:tcBorders>
            <w:tcMar>
              <w:top w:w="0" w:type="dxa"/>
              <w:left w:w="115" w:type="dxa"/>
              <w:bottom w:w="0" w:type="dxa"/>
              <w:right w:w="115" w:type="dxa"/>
            </w:tcMar>
            <w:hideMark/>
          </w:tcPr>
          <w:p w14:paraId="20B6256D" w14:textId="77777777" w:rsidR="009805D3" w:rsidRPr="009805D3" w:rsidRDefault="009805D3" w:rsidP="00F86714">
            <w:pPr>
              <w:jc w:val="center"/>
            </w:pPr>
            <w:r w:rsidRPr="009805D3">
              <w:rPr>
                <w:color w:val="000000"/>
                <w:sz w:val="22"/>
                <w:szCs w:val="22"/>
              </w:rPr>
              <w:t>Pooled</w:t>
            </w:r>
          </w:p>
        </w:tc>
        <w:tc>
          <w:tcPr>
            <w:tcW w:w="1010" w:type="dxa"/>
            <w:gridSpan w:val="2"/>
            <w:tcBorders>
              <w:top w:val="single" w:sz="4" w:space="0" w:color="000000"/>
              <w:bottom w:val="single" w:sz="4" w:space="0" w:color="000000"/>
            </w:tcBorders>
            <w:tcMar>
              <w:top w:w="0" w:type="dxa"/>
              <w:left w:w="115" w:type="dxa"/>
              <w:bottom w:w="0" w:type="dxa"/>
              <w:right w:w="115" w:type="dxa"/>
            </w:tcMar>
            <w:hideMark/>
          </w:tcPr>
          <w:p w14:paraId="06C6852B" w14:textId="77777777" w:rsidR="009805D3" w:rsidRPr="009805D3" w:rsidRDefault="009805D3" w:rsidP="00F86714">
            <w:pPr>
              <w:jc w:val="center"/>
            </w:pPr>
            <w:r w:rsidRPr="009805D3">
              <w:rPr>
                <w:color w:val="000000"/>
                <w:sz w:val="22"/>
                <w:szCs w:val="22"/>
              </w:rPr>
              <w:t>PM</w:t>
            </w:r>
          </w:p>
        </w:tc>
        <w:tc>
          <w:tcPr>
            <w:tcW w:w="1011" w:type="dxa"/>
            <w:tcBorders>
              <w:top w:val="single" w:sz="4" w:space="0" w:color="000000"/>
              <w:bottom w:val="single" w:sz="4" w:space="0" w:color="000000"/>
            </w:tcBorders>
            <w:tcMar>
              <w:top w:w="0" w:type="dxa"/>
              <w:left w:w="115" w:type="dxa"/>
              <w:bottom w:w="0" w:type="dxa"/>
              <w:right w:w="115" w:type="dxa"/>
            </w:tcMar>
            <w:hideMark/>
          </w:tcPr>
          <w:p w14:paraId="08EF6970" w14:textId="77777777" w:rsidR="009805D3" w:rsidRPr="009805D3" w:rsidRDefault="009805D3" w:rsidP="00F86714">
            <w:pPr>
              <w:jc w:val="center"/>
            </w:pPr>
            <w:r w:rsidRPr="009805D3">
              <w:rPr>
                <w:color w:val="000000"/>
                <w:sz w:val="22"/>
                <w:szCs w:val="22"/>
              </w:rPr>
              <w:t>NPM</w:t>
            </w:r>
          </w:p>
        </w:tc>
        <w:tc>
          <w:tcPr>
            <w:tcW w:w="1011" w:type="dxa"/>
            <w:tcBorders>
              <w:top w:val="single" w:sz="4" w:space="0" w:color="000000"/>
              <w:bottom w:val="single" w:sz="4" w:space="0" w:color="000000"/>
            </w:tcBorders>
            <w:tcMar>
              <w:top w:w="0" w:type="dxa"/>
              <w:left w:w="115" w:type="dxa"/>
              <w:bottom w:w="0" w:type="dxa"/>
              <w:right w:w="115" w:type="dxa"/>
            </w:tcMar>
            <w:hideMark/>
          </w:tcPr>
          <w:p w14:paraId="63ACA49C" w14:textId="77777777" w:rsidR="009805D3" w:rsidRPr="009805D3" w:rsidRDefault="009805D3" w:rsidP="00F86714">
            <w:pPr>
              <w:jc w:val="center"/>
            </w:pPr>
            <w:r w:rsidRPr="009805D3">
              <w:rPr>
                <w:color w:val="000000"/>
                <w:sz w:val="22"/>
                <w:szCs w:val="22"/>
              </w:rPr>
              <w:t>Pooled</w:t>
            </w:r>
          </w:p>
        </w:tc>
      </w:tr>
      <w:tr w:rsidR="006318F8" w:rsidRPr="009805D3" w14:paraId="3461B71D" w14:textId="77777777" w:rsidTr="00727174">
        <w:trPr>
          <w:trHeight w:hRule="exact" w:val="288"/>
        </w:trPr>
        <w:tc>
          <w:tcPr>
            <w:tcW w:w="3296" w:type="dxa"/>
            <w:tcBorders>
              <w:top w:val="single" w:sz="4" w:space="0" w:color="000000"/>
            </w:tcBorders>
            <w:tcMar>
              <w:top w:w="0" w:type="dxa"/>
              <w:left w:w="115" w:type="dxa"/>
              <w:bottom w:w="0" w:type="dxa"/>
              <w:right w:w="115" w:type="dxa"/>
            </w:tcMar>
            <w:hideMark/>
          </w:tcPr>
          <w:p w14:paraId="6C581FD2" w14:textId="373B7BDA" w:rsidR="009805D3" w:rsidRPr="009805D3" w:rsidRDefault="009805D3" w:rsidP="00F86714">
            <w:r w:rsidRPr="009805D3">
              <w:rPr>
                <w:color w:val="000000"/>
                <w:sz w:val="22"/>
                <w:szCs w:val="22"/>
              </w:rPr>
              <w:t>Education (</w:t>
            </w:r>
            <w:r w:rsidR="00813D2C">
              <w:rPr>
                <w:color w:val="000000"/>
                <w:sz w:val="22"/>
                <w:szCs w:val="22"/>
              </w:rPr>
              <w:t xml:space="preserve">&lt; </w:t>
            </w:r>
            <w:r w:rsidRPr="009805D3">
              <w:rPr>
                <w:color w:val="000000"/>
                <w:sz w:val="22"/>
                <w:szCs w:val="22"/>
              </w:rPr>
              <w:t>BA/BS)</w:t>
            </w:r>
          </w:p>
        </w:tc>
        <w:tc>
          <w:tcPr>
            <w:tcW w:w="1010" w:type="dxa"/>
            <w:tcBorders>
              <w:top w:val="single" w:sz="4" w:space="0" w:color="000000"/>
            </w:tcBorders>
            <w:tcMar>
              <w:top w:w="0" w:type="dxa"/>
              <w:left w:w="115" w:type="dxa"/>
              <w:bottom w:w="0" w:type="dxa"/>
              <w:right w:w="115" w:type="dxa"/>
            </w:tcMar>
            <w:hideMark/>
          </w:tcPr>
          <w:p w14:paraId="0BC99AD3" w14:textId="77777777" w:rsidR="009805D3" w:rsidRPr="009805D3" w:rsidRDefault="009805D3" w:rsidP="00F86714">
            <w:pPr>
              <w:jc w:val="center"/>
            </w:pPr>
            <w:r w:rsidRPr="009805D3">
              <w:rPr>
                <w:color w:val="000000"/>
                <w:sz w:val="22"/>
                <w:szCs w:val="22"/>
              </w:rPr>
              <w:t>-0.077*</w:t>
            </w:r>
          </w:p>
        </w:tc>
        <w:tc>
          <w:tcPr>
            <w:tcW w:w="1011" w:type="dxa"/>
            <w:tcBorders>
              <w:top w:val="single" w:sz="4" w:space="0" w:color="000000"/>
            </w:tcBorders>
            <w:tcMar>
              <w:top w:w="0" w:type="dxa"/>
              <w:left w:w="115" w:type="dxa"/>
              <w:bottom w:w="0" w:type="dxa"/>
              <w:right w:w="115" w:type="dxa"/>
            </w:tcMar>
            <w:hideMark/>
          </w:tcPr>
          <w:p w14:paraId="50455AE8" w14:textId="77777777" w:rsidR="009805D3" w:rsidRPr="009805D3" w:rsidRDefault="009805D3" w:rsidP="00F86714">
            <w:pPr>
              <w:jc w:val="center"/>
            </w:pPr>
            <w:r w:rsidRPr="009805D3">
              <w:rPr>
                <w:color w:val="000000"/>
                <w:sz w:val="22"/>
                <w:szCs w:val="22"/>
              </w:rPr>
              <w:t>-0.072*</w:t>
            </w:r>
          </w:p>
        </w:tc>
        <w:tc>
          <w:tcPr>
            <w:tcW w:w="1011" w:type="dxa"/>
            <w:tcBorders>
              <w:top w:val="single" w:sz="4" w:space="0" w:color="000000"/>
            </w:tcBorders>
            <w:tcMar>
              <w:top w:w="0" w:type="dxa"/>
              <w:left w:w="115" w:type="dxa"/>
              <w:bottom w:w="0" w:type="dxa"/>
              <w:right w:w="115" w:type="dxa"/>
            </w:tcMar>
            <w:hideMark/>
          </w:tcPr>
          <w:p w14:paraId="0FBD5059" w14:textId="77777777" w:rsidR="009805D3" w:rsidRPr="009805D3" w:rsidRDefault="009805D3" w:rsidP="00F86714">
            <w:pPr>
              <w:jc w:val="center"/>
            </w:pPr>
            <w:r w:rsidRPr="009805D3">
              <w:rPr>
                <w:color w:val="000000"/>
                <w:sz w:val="22"/>
                <w:szCs w:val="22"/>
              </w:rPr>
              <w:t>-0.101*</w:t>
            </w:r>
          </w:p>
        </w:tc>
        <w:tc>
          <w:tcPr>
            <w:tcW w:w="1010" w:type="dxa"/>
            <w:gridSpan w:val="2"/>
            <w:tcBorders>
              <w:top w:val="single" w:sz="4" w:space="0" w:color="000000"/>
            </w:tcBorders>
            <w:tcMar>
              <w:top w:w="0" w:type="dxa"/>
              <w:left w:w="115" w:type="dxa"/>
              <w:bottom w:w="0" w:type="dxa"/>
              <w:right w:w="115" w:type="dxa"/>
            </w:tcMar>
            <w:hideMark/>
          </w:tcPr>
          <w:p w14:paraId="6CC0268B" w14:textId="77777777" w:rsidR="009805D3" w:rsidRPr="009805D3" w:rsidRDefault="009805D3" w:rsidP="00F86714">
            <w:pPr>
              <w:jc w:val="center"/>
            </w:pPr>
            <w:r w:rsidRPr="009805D3">
              <w:rPr>
                <w:color w:val="000000"/>
                <w:sz w:val="22"/>
                <w:szCs w:val="22"/>
              </w:rPr>
              <w:t>-0.098*</w:t>
            </w:r>
          </w:p>
        </w:tc>
        <w:tc>
          <w:tcPr>
            <w:tcW w:w="1011" w:type="dxa"/>
            <w:tcBorders>
              <w:top w:val="single" w:sz="4" w:space="0" w:color="000000"/>
            </w:tcBorders>
            <w:tcMar>
              <w:top w:w="0" w:type="dxa"/>
              <w:left w:w="115" w:type="dxa"/>
              <w:bottom w:w="0" w:type="dxa"/>
              <w:right w:w="115" w:type="dxa"/>
            </w:tcMar>
            <w:hideMark/>
          </w:tcPr>
          <w:p w14:paraId="229395E3" w14:textId="77777777" w:rsidR="009805D3" w:rsidRPr="009805D3" w:rsidRDefault="009805D3" w:rsidP="00F86714">
            <w:pPr>
              <w:jc w:val="center"/>
            </w:pPr>
            <w:r w:rsidRPr="009805D3">
              <w:rPr>
                <w:color w:val="000000"/>
                <w:sz w:val="22"/>
                <w:szCs w:val="22"/>
              </w:rPr>
              <w:t>-0.090*</w:t>
            </w:r>
          </w:p>
        </w:tc>
        <w:tc>
          <w:tcPr>
            <w:tcW w:w="1011" w:type="dxa"/>
            <w:tcBorders>
              <w:top w:val="single" w:sz="4" w:space="0" w:color="000000"/>
            </w:tcBorders>
            <w:tcMar>
              <w:top w:w="0" w:type="dxa"/>
              <w:left w:w="115" w:type="dxa"/>
              <w:bottom w:w="0" w:type="dxa"/>
              <w:right w:w="115" w:type="dxa"/>
            </w:tcMar>
            <w:hideMark/>
          </w:tcPr>
          <w:p w14:paraId="12E9F4D1" w14:textId="77777777" w:rsidR="009805D3" w:rsidRPr="009805D3" w:rsidRDefault="009805D3" w:rsidP="00F86714">
            <w:pPr>
              <w:jc w:val="center"/>
            </w:pPr>
            <w:r w:rsidRPr="009805D3">
              <w:rPr>
                <w:color w:val="000000"/>
                <w:sz w:val="22"/>
                <w:szCs w:val="22"/>
              </w:rPr>
              <w:t>-0.131*</w:t>
            </w:r>
          </w:p>
        </w:tc>
      </w:tr>
      <w:tr w:rsidR="006318F8" w:rsidRPr="009805D3" w14:paraId="037B8581" w14:textId="77777777" w:rsidTr="00727174">
        <w:trPr>
          <w:trHeight w:hRule="exact" w:val="288"/>
        </w:trPr>
        <w:tc>
          <w:tcPr>
            <w:tcW w:w="3296" w:type="dxa"/>
            <w:tcMar>
              <w:top w:w="0" w:type="dxa"/>
              <w:left w:w="115" w:type="dxa"/>
              <w:bottom w:w="0" w:type="dxa"/>
              <w:right w:w="115" w:type="dxa"/>
            </w:tcMar>
            <w:hideMark/>
          </w:tcPr>
          <w:p w14:paraId="23BAAE6D" w14:textId="77777777" w:rsidR="009805D3" w:rsidRPr="009805D3" w:rsidRDefault="009805D3" w:rsidP="00F86714">
            <w:r w:rsidRPr="009805D3">
              <w:rPr>
                <w:color w:val="000000"/>
                <w:sz w:val="22"/>
                <w:szCs w:val="22"/>
              </w:rPr>
              <w:t>Education (BA/BS)</w:t>
            </w:r>
          </w:p>
        </w:tc>
        <w:tc>
          <w:tcPr>
            <w:tcW w:w="1010" w:type="dxa"/>
            <w:tcMar>
              <w:top w:w="0" w:type="dxa"/>
              <w:left w:w="115" w:type="dxa"/>
              <w:bottom w:w="0" w:type="dxa"/>
              <w:right w:w="115" w:type="dxa"/>
            </w:tcMar>
            <w:hideMark/>
          </w:tcPr>
          <w:p w14:paraId="4BC24BBC" w14:textId="77777777" w:rsidR="009805D3" w:rsidRPr="009805D3" w:rsidRDefault="009805D3" w:rsidP="00F86714">
            <w:pPr>
              <w:jc w:val="center"/>
            </w:pPr>
            <w:r w:rsidRPr="009805D3">
              <w:rPr>
                <w:color w:val="000000"/>
                <w:sz w:val="22"/>
                <w:szCs w:val="22"/>
              </w:rPr>
              <w:t>0.214*</w:t>
            </w:r>
          </w:p>
        </w:tc>
        <w:tc>
          <w:tcPr>
            <w:tcW w:w="1011" w:type="dxa"/>
            <w:tcMar>
              <w:top w:w="0" w:type="dxa"/>
              <w:left w:w="115" w:type="dxa"/>
              <w:bottom w:w="0" w:type="dxa"/>
              <w:right w:w="115" w:type="dxa"/>
            </w:tcMar>
            <w:hideMark/>
          </w:tcPr>
          <w:p w14:paraId="77E057B7" w14:textId="77777777" w:rsidR="009805D3" w:rsidRPr="009805D3" w:rsidRDefault="009805D3" w:rsidP="00F86714">
            <w:pPr>
              <w:jc w:val="center"/>
            </w:pPr>
            <w:r w:rsidRPr="009805D3">
              <w:rPr>
                <w:color w:val="000000"/>
                <w:sz w:val="22"/>
                <w:szCs w:val="22"/>
              </w:rPr>
              <w:t>0.212*</w:t>
            </w:r>
          </w:p>
        </w:tc>
        <w:tc>
          <w:tcPr>
            <w:tcW w:w="1011" w:type="dxa"/>
            <w:tcMar>
              <w:top w:w="0" w:type="dxa"/>
              <w:left w:w="115" w:type="dxa"/>
              <w:bottom w:w="0" w:type="dxa"/>
              <w:right w:w="115" w:type="dxa"/>
            </w:tcMar>
            <w:hideMark/>
          </w:tcPr>
          <w:p w14:paraId="74920150" w14:textId="77777777" w:rsidR="009805D3" w:rsidRPr="009805D3" w:rsidRDefault="009805D3" w:rsidP="00F86714">
            <w:pPr>
              <w:jc w:val="center"/>
            </w:pPr>
            <w:r w:rsidRPr="009805D3">
              <w:rPr>
                <w:color w:val="000000"/>
                <w:sz w:val="22"/>
                <w:szCs w:val="22"/>
              </w:rPr>
              <w:t>0.291*</w:t>
            </w:r>
          </w:p>
        </w:tc>
        <w:tc>
          <w:tcPr>
            <w:tcW w:w="1010" w:type="dxa"/>
            <w:gridSpan w:val="2"/>
            <w:tcMar>
              <w:top w:w="0" w:type="dxa"/>
              <w:left w:w="115" w:type="dxa"/>
              <w:bottom w:w="0" w:type="dxa"/>
              <w:right w:w="115" w:type="dxa"/>
            </w:tcMar>
            <w:hideMark/>
          </w:tcPr>
          <w:p w14:paraId="20494164" w14:textId="77777777" w:rsidR="009805D3" w:rsidRPr="009805D3" w:rsidRDefault="009805D3" w:rsidP="00F86714">
            <w:pPr>
              <w:jc w:val="center"/>
            </w:pPr>
            <w:r w:rsidRPr="009805D3">
              <w:rPr>
                <w:color w:val="000000"/>
                <w:sz w:val="22"/>
                <w:szCs w:val="22"/>
              </w:rPr>
              <w:t>0.243*</w:t>
            </w:r>
          </w:p>
        </w:tc>
        <w:tc>
          <w:tcPr>
            <w:tcW w:w="1011" w:type="dxa"/>
            <w:tcMar>
              <w:top w:w="0" w:type="dxa"/>
              <w:left w:w="115" w:type="dxa"/>
              <w:bottom w:w="0" w:type="dxa"/>
              <w:right w:w="115" w:type="dxa"/>
            </w:tcMar>
            <w:hideMark/>
          </w:tcPr>
          <w:p w14:paraId="355E5F63" w14:textId="77777777" w:rsidR="009805D3" w:rsidRPr="009805D3" w:rsidRDefault="009805D3" w:rsidP="00F86714">
            <w:pPr>
              <w:jc w:val="center"/>
            </w:pPr>
            <w:r w:rsidRPr="009805D3">
              <w:rPr>
                <w:color w:val="000000"/>
                <w:sz w:val="22"/>
                <w:szCs w:val="22"/>
              </w:rPr>
              <w:t>0.256*</w:t>
            </w:r>
          </w:p>
        </w:tc>
        <w:tc>
          <w:tcPr>
            <w:tcW w:w="1011" w:type="dxa"/>
            <w:tcMar>
              <w:top w:w="0" w:type="dxa"/>
              <w:left w:w="115" w:type="dxa"/>
              <w:bottom w:w="0" w:type="dxa"/>
              <w:right w:w="115" w:type="dxa"/>
            </w:tcMar>
            <w:hideMark/>
          </w:tcPr>
          <w:p w14:paraId="007E2C70" w14:textId="77777777" w:rsidR="009805D3" w:rsidRPr="009805D3" w:rsidRDefault="009805D3" w:rsidP="00F86714">
            <w:pPr>
              <w:jc w:val="center"/>
            </w:pPr>
            <w:r w:rsidRPr="009805D3">
              <w:rPr>
                <w:color w:val="000000"/>
                <w:sz w:val="22"/>
                <w:szCs w:val="22"/>
              </w:rPr>
              <w:t>0.345*</w:t>
            </w:r>
          </w:p>
        </w:tc>
      </w:tr>
      <w:tr w:rsidR="006318F8" w:rsidRPr="009805D3" w14:paraId="3DA2E253" w14:textId="77777777" w:rsidTr="00727174">
        <w:trPr>
          <w:trHeight w:hRule="exact" w:val="288"/>
        </w:trPr>
        <w:tc>
          <w:tcPr>
            <w:tcW w:w="3296" w:type="dxa"/>
            <w:tcMar>
              <w:top w:w="0" w:type="dxa"/>
              <w:left w:w="115" w:type="dxa"/>
              <w:bottom w:w="0" w:type="dxa"/>
              <w:right w:w="115" w:type="dxa"/>
            </w:tcMar>
            <w:hideMark/>
          </w:tcPr>
          <w:p w14:paraId="34BD5DE9" w14:textId="77777777" w:rsidR="009805D3" w:rsidRPr="009805D3" w:rsidRDefault="009805D3" w:rsidP="00F86714">
            <w:r w:rsidRPr="009805D3">
              <w:rPr>
                <w:color w:val="000000"/>
                <w:sz w:val="22"/>
                <w:szCs w:val="22"/>
              </w:rPr>
              <w:t>Education (Graduate)</w:t>
            </w:r>
          </w:p>
        </w:tc>
        <w:tc>
          <w:tcPr>
            <w:tcW w:w="1010" w:type="dxa"/>
            <w:tcMar>
              <w:top w:w="0" w:type="dxa"/>
              <w:left w:w="115" w:type="dxa"/>
              <w:bottom w:w="0" w:type="dxa"/>
              <w:right w:w="115" w:type="dxa"/>
            </w:tcMar>
            <w:hideMark/>
          </w:tcPr>
          <w:p w14:paraId="5FC893E2" w14:textId="77777777" w:rsidR="009805D3" w:rsidRPr="009805D3" w:rsidRDefault="009805D3" w:rsidP="00F86714">
            <w:pPr>
              <w:jc w:val="center"/>
            </w:pPr>
            <w:r w:rsidRPr="009805D3">
              <w:rPr>
                <w:color w:val="000000"/>
                <w:sz w:val="22"/>
                <w:szCs w:val="22"/>
              </w:rPr>
              <w:t>0.347*</w:t>
            </w:r>
          </w:p>
        </w:tc>
        <w:tc>
          <w:tcPr>
            <w:tcW w:w="1011" w:type="dxa"/>
            <w:tcMar>
              <w:top w:w="0" w:type="dxa"/>
              <w:left w:w="115" w:type="dxa"/>
              <w:bottom w:w="0" w:type="dxa"/>
              <w:right w:w="115" w:type="dxa"/>
            </w:tcMar>
            <w:hideMark/>
          </w:tcPr>
          <w:p w14:paraId="2CDE36A8" w14:textId="77777777" w:rsidR="009805D3" w:rsidRPr="009805D3" w:rsidRDefault="009805D3" w:rsidP="00F86714">
            <w:pPr>
              <w:jc w:val="center"/>
            </w:pPr>
            <w:r w:rsidRPr="009805D3">
              <w:rPr>
                <w:color w:val="000000"/>
                <w:sz w:val="22"/>
                <w:szCs w:val="22"/>
              </w:rPr>
              <w:t>0.292*</w:t>
            </w:r>
          </w:p>
        </w:tc>
        <w:tc>
          <w:tcPr>
            <w:tcW w:w="1011" w:type="dxa"/>
            <w:tcMar>
              <w:top w:w="0" w:type="dxa"/>
              <w:left w:w="115" w:type="dxa"/>
              <w:bottom w:w="0" w:type="dxa"/>
              <w:right w:w="115" w:type="dxa"/>
            </w:tcMar>
            <w:hideMark/>
          </w:tcPr>
          <w:p w14:paraId="63E39C40" w14:textId="77777777" w:rsidR="009805D3" w:rsidRPr="009805D3" w:rsidRDefault="009805D3" w:rsidP="00F86714">
            <w:pPr>
              <w:jc w:val="center"/>
            </w:pPr>
            <w:r w:rsidRPr="009805D3">
              <w:rPr>
                <w:color w:val="000000"/>
                <w:sz w:val="22"/>
                <w:szCs w:val="22"/>
              </w:rPr>
              <w:t>0.430*</w:t>
            </w:r>
          </w:p>
        </w:tc>
        <w:tc>
          <w:tcPr>
            <w:tcW w:w="1010" w:type="dxa"/>
            <w:gridSpan w:val="2"/>
            <w:tcMar>
              <w:top w:w="0" w:type="dxa"/>
              <w:left w:w="115" w:type="dxa"/>
              <w:bottom w:w="0" w:type="dxa"/>
              <w:right w:w="115" w:type="dxa"/>
            </w:tcMar>
            <w:hideMark/>
          </w:tcPr>
          <w:p w14:paraId="2DEE3F8F" w14:textId="77777777" w:rsidR="009805D3" w:rsidRPr="009805D3" w:rsidRDefault="009805D3" w:rsidP="00F86714">
            <w:pPr>
              <w:jc w:val="center"/>
            </w:pPr>
            <w:r w:rsidRPr="009805D3">
              <w:rPr>
                <w:color w:val="000000"/>
                <w:sz w:val="22"/>
                <w:szCs w:val="22"/>
              </w:rPr>
              <w:t>0.494*</w:t>
            </w:r>
          </w:p>
        </w:tc>
        <w:tc>
          <w:tcPr>
            <w:tcW w:w="1011" w:type="dxa"/>
            <w:tcMar>
              <w:top w:w="0" w:type="dxa"/>
              <w:left w:w="115" w:type="dxa"/>
              <w:bottom w:w="0" w:type="dxa"/>
              <w:right w:w="115" w:type="dxa"/>
            </w:tcMar>
            <w:hideMark/>
          </w:tcPr>
          <w:p w14:paraId="2809118A" w14:textId="77777777" w:rsidR="009805D3" w:rsidRPr="009805D3" w:rsidRDefault="009805D3" w:rsidP="00F86714">
            <w:pPr>
              <w:jc w:val="center"/>
            </w:pPr>
            <w:r w:rsidRPr="009805D3">
              <w:rPr>
                <w:color w:val="000000"/>
                <w:sz w:val="22"/>
                <w:szCs w:val="22"/>
              </w:rPr>
              <w:t>0.389*</w:t>
            </w:r>
          </w:p>
        </w:tc>
        <w:tc>
          <w:tcPr>
            <w:tcW w:w="1011" w:type="dxa"/>
            <w:tcMar>
              <w:top w:w="0" w:type="dxa"/>
              <w:left w:w="115" w:type="dxa"/>
              <w:bottom w:w="0" w:type="dxa"/>
              <w:right w:w="115" w:type="dxa"/>
            </w:tcMar>
            <w:hideMark/>
          </w:tcPr>
          <w:p w14:paraId="7EF2A4A2" w14:textId="77777777" w:rsidR="009805D3" w:rsidRPr="009805D3" w:rsidRDefault="009805D3" w:rsidP="00F86714">
            <w:pPr>
              <w:jc w:val="center"/>
            </w:pPr>
            <w:r w:rsidRPr="009805D3">
              <w:rPr>
                <w:color w:val="000000"/>
                <w:sz w:val="22"/>
                <w:szCs w:val="22"/>
              </w:rPr>
              <w:t>0.627*</w:t>
            </w:r>
          </w:p>
        </w:tc>
      </w:tr>
      <w:tr w:rsidR="006318F8" w:rsidRPr="009805D3" w14:paraId="35FC41FD" w14:textId="77777777" w:rsidTr="00727174">
        <w:trPr>
          <w:trHeight w:hRule="exact" w:val="288"/>
        </w:trPr>
        <w:tc>
          <w:tcPr>
            <w:tcW w:w="3296" w:type="dxa"/>
            <w:tcMar>
              <w:top w:w="0" w:type="dxa"/>
              <w:left w:w="115" w:type="dxa"/>
              <w:bottom w:w="0" w:type="dxa"/>
              <w:right w:w="115" w:type="dxa"/>
            </w:tcMar>
            <w:hideMark/>
          </w:tcPr>
          <w:p w14:paraId="2CD14D37" w14:textId="77777777" w:rsidR="009805D3" w:rsidRPr="009805D3" w:rsidRDefault="009805D3" w:rsidP="00F86714">
            <w:r w:rsidRPr="009805D3">
              <w:rPr>
                <w:color w:val="000000"/>
                <w:sz w:val="22"/>
                <w:szCs w:val="22"/>
              </w:rPr>
              <w:lastRenderedPageBreak/>
              <w:t>Experience (0-15 years)</w:t>
            </w:r>
          </w:p>
        </w:tc>
        <w:tc>
          <w:tcPr>
            <w:tcW w:w="1010" w:type="dxa"/>
            <w:tcMar>
              <w:top w:w="0" w:type="dxa"/>
              <w:left w:w="115" w:type="dxa"/>
              <w:bottom w:w="0" w:type="dxa"/>
              <w:right w:w="115" w:type="dxa"/>
            </w:tcMar>
            <w:hideMark/>
          </w:tcPr>
          <w:p w14:paraId="748C0042" w14:textId="77777777" w:rsidR="009805D3" w:rsidRPr="009805D3" w:rsidRDefault="009805D3" w:rsidP="00F86714">
            <w:pPr>
              <w:jc w:val="center"/>
            </w:pPr>
            <w:r w:rsidRPr="009805D3">
              <w:rPr>
                <w:color w:val="000000"/>
                <w:sz w:val="22"/>
                <w:szCs w:val="22"/>
              </w:rPr>
              <w:t>-0.158*</w:t>
            </w:r>
          </w:p>
        </w:tc>
        <w:tc>
          <w:tcPr>
            <w:tcW w:w="1011" w:type="dxa"/>
            <w:tcMar>
              <w:top w:w="0" w:type="dxa"/>
              <w:left w:w="115" w:type="dxa"/>
              <w:bottom w:w="0" w:type="dxa"/>
              <w:right w:w="115" w:type="dxa"/>
            </w:tcMar>
            <w:hideMark/>
          </w:tcPr>
          <w:p w14:paraId="39F2D68B" w14:textId="77777777" w:rsidR="009805D3" w:rsidRPr="009805D3" w:rsidRDefault="009805D3" w:rsidP="00F86714">
            <w:pPr>
              <w:jc w:val="center"/>
            </w:pPr>
            <w:r w:rsidRPr="009805D3">
              <w:rPr>
                <w:color w:val="000000"/>
                <w:sz w:val="22"/>
                <w:szCs w:val="22"/>
              </w:rPr>
              <w:t>-0.123*</w:t>
            </w:r>
          </w:p>
        </w:tc>
        <w:tc>
          <w:tcPr>
            <w:tcW w:w="1011" w:type="dxa"/>
            <w:tcMar>
              <w:top w:w="0" w:type="dxa"/>
              <w:left w:w="115" w:type="dxa"/>
              <w:bottom w:w="0" w:type="dxa"/>
              <w:right w:w="115" w:type="dxa"/>
            </w:tcMar>
            <w:hideMark/>
          </w:tcPr>
          <w:p w14:paraId="341D61FF" w14:textId="35ED9023" w:rsidR="009805D3" w:rsidRPr="009805D3" w:rsidRDefault="00197869" w:rsidP="00F86714">
            <w:pPr>
              <w:jc w:val="center"/>
              <w:rPr>
                <w:sz w:val="22"/>
                <w:szCs w:val="22"/>
              </w:rPr>
            </w:pPr>
            <w:r w:rsidRPr="00197869">
              <w:rPr>
                <w:sz w:val="22"/>
                <w:szCs w:val="22"/>
              </w:rPr>
              <w:t>-0.135</w:t>
            </w:r>
            <w:r w:rsidR="001C4A1F" w:rsidRPr="009805D3">
              <w:rPr>
                <w:color w:val="000000"/>
                <w:sz w:val="22"/>
                <w:szCs w:val="22"/>
              </w:rPr>
              <w:t>*</w:t>
            </w:r>
          </w:p>
        </w:tc>
        <w:tc>
          <w:tcPr>
            <w:tcW w:w="1010" w:type="dxa"/>
            <w:gridSpan w:val="2"/>
            <w:tcMar>
              <w:top w:w="0" w:type="dxa"/>
              <w:left w:w="115" w:type="dxa"/>
              <w:bottom w:w="0" w:type="dxa"/>
              <w:right w:w="115" w:type="dxa"/>
            </w:tcMar>
            <w:hideMark/>
          </w:tcPr>
          <w:p w14:paraId="664542C2" w14:textId="77777777" w:rsidR="009805D3" w:rsidRPr="009805D3" w:rsidRDefault="009805D3" w:rsidP="00F86714">
            <w:pPr>
              <w:jc w:val="center"/>
            </w:pPr>
            <w:r w:rsidRPr="009805D3">
              <w:rPr>
                <w:color w:val="000000"/>
                <w:sz w:val="22"/>
                <w:szCs w:val="22"/>
              </w:rPr>
              <w:t>-0.187*</w:t>
            </w:r>
          </w:p>
        </w:tc>
        <w:tc>
          <w:tcPr>
            <w:tcW w:w="1011" w:type="dxa"/>
            <w:tcMar>
              <w:top w:w="0" w:type="dxa"/>
              <w:left w:w="115" w:type="dxa"/>
              <w:bottom w:w="0" w:type="dxa"/>
              <w:right w:w="115" w:type="dxa"/>
            </w:tcMar>
            <w:hideMark/>
          </w:tcPr>
          <w:p w14:paraId="0A1F057D" w14:textId="77777777" w:rsidR="009805D3" w:rsidRPr="009805D3" w:rsidRDefault="009805D3" w:rsidP="00F86714">
            <w:pPr>
              <w:jc w:val="center"/>
            </w:pPr>
            <w:r w:rsidRPr="009805D3">
              <w:rPr>
                <w:color w:val="000000"/>
                <w:sz w:val="22"/>
                <w:szCs w:val="22"/>
              </w:rPr>
              <w:t>-0.171*</w:t>
            </w:r>
          </w:p>
        </w:tc>
        <w:tc>
          <w:tcPr>
            <w:tcW w:w="1011" w:type="dxa"/>
            <w:tcMar>
              <w:top w:w="0" w:type="dxa"/>
              <w:left w:w="115" w:type="dxa"/>
              <w:bottom w:w="0" w:type="dxa"/>
              <w:right w:w="115" w:type="dxa"/>
            </w:tcMar>
            <w:hideMark/>
          </w:tcPr>
          <w:p w14:paraId="63224D4C" w14:textId="29370944" w:rsidR="009805D3" w:rsidRPr="009805D3" w:rsidRDefault="001C4A1F" w:rsidP="00F86714">
            <w:pPr>
              <w:jc w:val="center"/>
              <w:rPr>
                <w:sz w:val="22"/>
                <w:szCs w:val="22"/>
              </w:rPr>
            </w:pPr>
            <w:r>
              <w:rPr>
                <w:sz w:val="22"/>
                <w:szCs w:val="22"/>
              </w:rPr>
              <w:t>-0.180</w:t>
            </w:r>
            <w:r w:rsidRPr="009805D3">
              <w:rPr>
                <w:color w:val="000000"/>
                <w:sz w:val="22"/>
                <w:szCs w:val="22"/>
              </w:rPr>
              <w:t>*</w:t>
            </w:r>
          </w:p>
        </w:tc>
      </w:tr>
      <w:tr w:rsidR="006318F8" w:rsidRPr="009805D3" w14:paraId="3277479E" w14:textId="77777777" w:rsidTr="00727174">
        <w:trPr>
          <w:trHeight w:hRule="exact" w:val="288"/>
        </w:trPr>
        <w:tc>
          <w:tcPr>
            <w:tcW w:w="3296" w:type="dxa"/>
            <w:tcMar>
              <w:top w:w="0" w:type="dxa"/>
              <w:left w:w="115" w:type="dxa"/>
              <w:bottom w:w="0" w:type="dxa"/>
              <w:right w:w="115" w:type="dxa"/>
            </w:tcMar>
            <w:hideMark/>
          </w:tcPr>
          <w:p w14:paraId="297C5789" w14:textId="77777777" w:rsidR="009805D3" w:rsidRPr="009805D3" w:rsidRDefault="009805D3" w:rsidP="00F86714">
            <w:r w:rsidRPr="009805D3">
              <w:rPr>
                <w:color w:val="000000"/>
                <w:sz w:val="22"/>
                <w:szCs w:val="22"/>
              </w:rPr>
              <w:t>Experience (15-30 years)</w:t>
            </w:r>
          </w:p>
        </w:tc>
        <w:tc>
          <w:tcPr>
            <w:tcW w:w="1010" w:type="dxa"/>
            <w:tcMar>
              <w:top w:w="0" w:type="dxa"/>
              <w:left w:w="115" w:type="dxa"/>
              <w:bottom w:w="0" w:type="dxa"/>
              <w:right w:w="115" w:type="dxa"/>
            </w:tcMar>
            <w:hideMark/>
          </w:tcPr>
          <w:p w14:paraId="2236E755" w14:textId="77777777" w:rsidR="009805D3" w:rsidRPr="009805D3" w:rsidRDefault="009805D3" w:rsidP="00F86714">
            <w:pPr>
              <w:jc w:val="center"/>
            </w:pPr>
            <w:r w:rsidRPr="009805D3">
              <w:rPr>
                <w:color w:val="000000"/>
                <w:sz w:val="22"/>
                <w:szCs w:val="22"/>
              </w:rPr>
              <w:t>0.130*</w:t>
            </w:r>
          </w:p>
        </w:tc>
        <w:tc>
          <w:tcPr>
            <w:tcW w:w="1011" w:type="dxa"/>
            <w:tcMar>
              <w:top w:w="0" w:type="dxa"/>
              <w:left w:w="115" w:type="dxa"/>
              <w:bottom w:w="0" w:type="dxa"/>
              <w:right w:w="115" w:type="dxa"/>
            </w:tcMar>
            <w:hideMark/>
          </w:tcPr>
          <w:p w14:paraId="2F556313" w14:textId="77777777" w:rsidR="009805D3" w:rsidRPr="009805D3" w:rsidRDefault="009805D3" w:rsidP="00F86714">
            <w:pPr>
              <w:jc w:val="center"/>
            </w:pPr>
            <w:r w:rsidRPr="009805D3">
              <w:rPr>
                <w:color w:val="000000"/>
                <w:sz w:val="22"/>
                <w:szCs w:val="22"/>
              </w:rPr>
              <w:t>0.113*</w:t>
            </w:r>
          </w:p>
        </w:tc>
        <w:tc>
          <w:tcPr>
            <w:tcW w:w="1011" w:type="dxa"/>
            <w:tcMar>
              <w:top w:w="0" w:type="dxa"/>
              <w:left w:w="115" w:type="dxa"/>
              <w:bottom w:w="0" w:type="dxa"/>
              <w:right w:w="115" w:type="dxa"/>
            </w:tcMar>
            <w:hideMark/>
          </w:tcPr>
          <w:p w14:paraId="79C69668" w14:textId="75BF5C1D" w:rsidR="009805D3" w:rsidRPr="009805D3" w:rsidRDefault="00197869" w:rsidP="00F86714">
            <w:pPr>
              <w:jc w:val="center"/>
              <w:rPr>
                <w:sz w:val="22"/>
                <w:szCs w:val="22"/>
              </w:rPr>
            </w:pPr>
            <w:r>
              <w:rPr>
                <w:sz w:val="22"/>
                <w:szCs w:val="22"/>
              </w:rPr>
              <w:t>0.125</w:t>
            </w:r>
            <w:r w:rsidR="001C4A1F" w:rsidRPr="009805D3">
              <w:rPr>
                <w:color w:val="000000"/>
                <w:sz w:val="22"/>
                <w:szCs w:val="22"/>
              </w:rPr>
              <w:t>*</w:t>
            </w:r>
          </w:p>
        </w:tc>
        <w:tc>
          <w:tcPr>
            <w:tcW w:w="1010" w:type="dxa"/>
            <w:gridSpan w:val="2"/>
            <w:tcMar>
              <w:top w:w="0" w:type="dxa"/>
              <w:left w:w="115" w:type="dxa"/>
              <w:bottom w:w="0" w:type="dxa"/>
              <w:right w:w="115" w:type="dxa"/>
            </w:tcMar>
            <w:hideMark/>
          </w:tcPr>
          <w:p w14:paraId="5285110F" w14:textId="77777777" w:rsidR="009805D3" w:rsidRPr="009805D3" w:rsidRDefault="009805D3" w:rsidP="00F86714">
            <w:pPr>
              <w:jc w:val="center"/>
            </w:pPr>
            <w:r w:rsidRPr="009805D3">
              <w:rPr>
                <w:color w:val="000000"/>
                <w:sz w:val="22"/>
                <w:szCs w:val="22"/>
              </w:rPr>
              <w:t>0.126*</w:t>
            </w:r>
          </w:p>
        </w:tc>
        <w:tc>
          <w:tcPr>
            <w:tcW w:w="1011" w:type="dxa"/>
            <w:tcMar>
              <w:top w:w="0" w:type="dxa"/>
              <w:left w:w="115" w:type="dxa"/>
              <w:bottom w:w="0" w:type="dxa"/>
              <w:right w:w="115" w:type="dxa"/>
            </w:tcMar>
            <w:hideMark/>
          </w:tcPr>
          <w:p w14:paraId="55EC6143" w14:textId="77777777" w:rsidR="009805D3" w:rsidRPr="009805D3" w:rsidRDefault="009805D3" w:rsidP="00F86714">
            <w:pPr>
              <w:jc w:val="center"/>
            </w:pPr>
            <w:r w:rsidRPr="009805D3">
              <w:rPr>
                <w:color w:val="000000"/>
                <w:sz w:val="22"/>
                <w:szCs w:val="22"/>
              </w:rPr>
              <w:t>0.132*</w:t>
            </w:r>
          </w:p>
        </w:tc>
        <w:tc>
          <w:tcPr>
            <w:tcW w:w="1011" w:type="dxa"/>
            <w:tcMar>
              <w:top w:w="0" w:type="dxa"/>
              <w:left w:w="115" w:type="dxa"/>
              <w:bottom w:w="0" w:type="dxa"/>
              <w:right w:w="115" w:type="dxa"/>
            </w:tcMar>
            <w:hideMark/>
          </w:tcPr>
          <w:p w14:paraId="685C27FF" w14:textId="3F6B45E0" w:rsidR="009805D3" w:rsidRPr="009805D3" w:rsidRDefault="001C4A1F" w:rsidP="00F86714">
            <w:pPr>
              <w:jc w:val="center"/>
              <w:rPr>
                <w:sz w:val="22"/>
                <w:szCs w:val="22"/>
              </w:rPr>
            </w:pPr>
            <w:r>
              <w:rPr>
                <w:sz w:val="22"/>
                <w:szCs w:val="22"/>
              </w:rPr>
              <w:t>0.139</w:t>
            </w:r>
            <w:r w:rsidRPr="009805D3">
              <w:rPr>
                <w:color w:val="000000"/>
                <w:sz w:val="22"/>
                <w:szCs w:val="22"/>
              </w:rPr>
              <w:t>*</w:t>
            </w:r>
          </w:p>
        </w:tc>
      </w:tr>
      <w:tr w:rsidR="006318F8" w:rsidRPr="009805D3" w14:paraId="2369878D" w14:textId="77777777" w:rsidTr="00727174">
        <w:trPr>
          <w:trHeight w:hRule="exact" w:val="288"/>
        </w:trPr>
        <w:tc>
          <w:tcPr>
            <w:tcW w:w="3296" w:type="dxa"/>
            <w:tcMar>
              <w:top w:w="0" w:type="dxa"/>
              <w:left w:w="115" w:type="dxa"/>
              <w:bottom w:w="0" w:type="dxa"/>
              <w:right w:w="115" w:type="dxa"/>
            </w:tcMar>
            <w:hideMark/>
          </w:tcPr>
          <w:p w14:paraId="2503340B" w14:textId="77777777" w:rsidR="009805D3" w:rsidRPr="009805D3" w:rsidRDefault="009805D3" w:rsidP="00F86714">
            <w:r w:rsidRPr="009805D3">
              <w:rPr>
                <w:color w:val="000000"/>
                <w:sz w:val="22"/>
                <w:szCs w:val="22"/>
              </w:rPr>
              <w:t>Experience (30-45 years)</w:t>
            </w:r>
          </w:p>
        </w:tc>
        <w:tc>
          <w:tcPr>
            <w:tcW w:w="1010" w:type="dxa"/>
            <w:tcMar>
              <w:top w:w="0" w:type="dxa"/>
              <w:left w:w="115" w:type="dxa"/>
              <w:bottom w:w="0" w:type="dxa"/>
              <w:right w:w="115" w:type="dxa"/>
            </w:tcMar>
            <w:hideMark/>
          </w:tcPr>
          <w:p w14:paraId="06F053F4" w14:textId="77777777" w:rsidR="009805D3" w:rsidRPr="009805D3" w:rsidRDefault="009805D3" w:rsidP="00F86714">
            <w:pPr>
              <w:jc w:val="center"/>
            </w:pPr>
            <w:r w:rsidRPr="009805D3">
              <w:rPr>
                <w:color w:val="000000"/>
                <w:sz w:val="22"/>
                <w:szCs w:val="22"/>
              </w:rPr>
              <w:t>0.174*</w:t>
            </w:r>
          </w:p>
        </w:tc>
        <w:tc>
          <w:tcPr>
            <w:tcW w:w="1011" w:type="dxa"/>
            <w:tcMar>
              <w:top w:w="0" w:type="dxa"/>
              <w:left w:w="115" w:type="dxa"/>
              <w:bottom w:w="0" w:type="dxa"/>
              <w:right w:w="115" w:type="dxa"/>
            </w:tcMar>
            <w:hideMark/>
          </w:tcPr>
          <w:p w14:paraId="4CD175D5" w14:textId="77777777" w:rsidR="009805D3" w:rsidRPr="009805D3" w:rsidRDefault="009805D3" w:rsidP="00F86714">
            <w:pPr>
              <w:jc w:val="center"/>
            </w:pPr>
            <w:r w:rsidRPr="009805D3">
              <w:rPr>
                <w:color w:val="000000"/>
                <w:sz w:val="22"/>
                <w:szCs w:val="22"/>
              </w:rPr>
              <w:t>0.127*</w:t>
            </w:r>
          </w:p>
        </w:tc>
        <w:tc>
          <w:tcPr>
            <w:tcW w:w="1011" w:type="dxa"/>
            <w:tcMar>
              <w:top w:w="0" w:type="dxa"/>
              <w:left w:w="115" w:type="dxa"/>
              <w:bottom w:w="0" w:type="dxa"/>
              <w:right w:w="115" w:type="dxa"/>
            </w:tcMar>
            <w:hideMark/>
          </w:tcPr>
          <w:p w14:paraId="1AA23D14" w14:textId="493DB6BA" w:rsidR="009805D3" w:rsidRPr="009805D3" w:rsidRDefault="00197869" w:rsidP="00F86714">
            <w:pPr>
              <w:jc w:val="center"/>
              <w:rPr>
                <w:sz w:val="22"/>
                <w:szCs w:val="22"/>
              </w:rPr>
            </w:pPr>
            <w:r>
              <w:rPr>
                <w:sz w:val="22"/>
                <w:szCs w:val="22"/>
              </w:rPr>
              <w:t>0.139</w:t>
            </w:r>
            <w:r w:rsidR="001C4A1F" w:rsidRPr="009805D3">
              <w:rPr>
                <w:color w:val="000000"/>
                <w:sz w:val="22"/>
                <w:szCs w:val="22"/>
              </w:rPr>
              <w:t>*</w:t>
            </w:r>
          </w:p>
        </w:tc>
        <w:tc>
          <w:tcPr>
            <w:tcW w:w="1010" w:type="dxa"/>
            <w:gridSpan w:val="2"/>
            <w:tcMar>
              <w:top w:w="0" w:type="dxa"/>
              <w:left w:w="115" w:type="dxa"/>
              <w:bottom w:w="0" w:type="dxa"/>
              <w:right w:w="115" w:type="dxa"/>
            </w:tcMar>
            <w:hideMark/>
          </w:tcPr>
          <w:p w14:paraId="5D0DF3CB" w14:textId="77777777" w:rsidR="009805D3" w:rsidRPr="009805D3" w:rsidRDefault="009805D3" w:rsidP="00F86714">
            <w:pPr>
              <w:jc w:val="center"/>
            </w:pPr>
            <w:r w:rsidRPr="009805D3">
              <w:rPr>
                <w:color w:val="000000"/>
                <w:sz w:val="22"/>
                <w:szCs w:val="22"/>
              </w:rPr>
              <w:t>0.205*</w:t>
            </w:r>
          </w:p>
        </w:tc>
        <w:tc>
          <w:tcPr>
            <w:tcW w:w="1011" w:type="dxa"/>
            <w:tcMar>
              <w:top w:w="0" w:type="dxa"/>
              <w:left w:w="115" w:type="dxa"/>
              <w:bottom w:w="0" w:type="dxa"/>
              <w:right w:w="115" w:type="dxa"/>
            </w:tcMar>
            <w:hideMark/>
          </w:tcPr>
          <w:p w14:paraId="7B4E902E" w14:textId="77777777" w:rsidR="009805D3" w:rsidRPr="009805D3" w:rsidRDefault="009805D3" w:rsidP="00F86714">
            <w:pPr>
              <w:jc w:val="center"/>
            </w:pPr>
            <w:r w:rsidRPr="009805D3">
              <w:rPr>
                <w:color w:val="000000"/>
                <w:sz w:val="22"/>
                <w:szCs w:val="22"/>
              </w:rPr>
              <w:t>0.172*</w:t>
            </w:r>
          </w:p>
        </w:tc>
        <w:tc>
          <w:tcPr>
            <w:tcW w:w="1011" w:type="dxa"/>
            <w:tcMar>
              <w:top w:w="0" w:type="dxa"/>
              <w:left w:w="115" w:type="dxa"/>
              <w:bottom w:w="0" w:type="dxa"/>
              <w:right w:w="115" w:type="dxa"/>
            </w:tcMar>
            <w:hideMark/>
          </w:tcPr>
          <w:p w14:paraId="0FFE21F6" w14:textId="116489DB" w:rsidR="009805D3" w:rsidRPr="009805D3" w:rsidRDefault="001C4A1F" w:rsidP="00F86714">
            <w:pPr>
              <w:jc w:val="center"/>
              <w:rPr>
                <w:sz w:val="22"/>
                <w:szCs w:val="22"/>
              </w:rPr>
            </w:pPr>
            <w:r>
              <w:rPr>
                <w:sz w:val="22"/>
                <w:szCs w:val="22"/>
              </w:rPr>
              <w:t>0.185</w:t>
            </w:r>
            <w:r w:rsidRPr="009805D3">
              <w:rPr>
                <w:color w:val="000000"/>
                <w:sz w:val="22"/>
                <w:szCs w:val="22"/>
              </w:rPr>
              <w:t>*</w:t>
            </w:r>
          </w:p>
        </w:tc>
      </w:tr>
      <w:tr w:rsidR="006318F8" w:rsidRPr="009805D3" w14:paraId="40042274" w14:textId="77777777" w:rsidTr="00727174">
        <w:trPr>
          <w:trHeight w:hRule="exact" w:val="288"/>
        </w:trPr>
        <w:tc>
          <w:tcPr>
            <w:tcW w:w="3296" w:type="dxa"/>
            <w:tcMar>
              <w:top w:w="0" w:type="dxa"/>
              <w:left w:w="115" w:type="dxa"/>
              <w:bottom w:w="0" w:type="dxa"/>
              <w:right w:w="115" w:type="dxa"/>
            </w:tcMar>
            <w:hideMark/>
          </w:tcPr>
          <w:p w14:paraId="2281F402" w14:textId="77777777" w:rsidR="009805D3" w:rsidRPr="009805D3" w:rsidRDefault="009805D3" w:rsidP="00F86714">
            <w:r w:rsidRPr="009805D3">
              <w:rPr>
                <w:color w:val="000000"/>
                <w:sz w:val="22"/>
                <w:szCs w:val="22"/>
              </w:rPr>
              <w:t>Experience (45+ years)</w:t>
            </w:r>
          </w:p>
        </w:tc>
        <w:tc>
          <w:tcPr>
            <w:tcW w:w="1010" w:type="dxa"/>
            <w:tcMar>
              <w:top w:w="0" w:type="dxa"/>
              <w:left w:w="115" w:type="dxa"/>
              <w:bottom w:w="0" w:type="dxa"/>
              <w:right w:w="115" w:type="dxa"/>
            </w:tcMar>
            <w:hideMark/>
          </w:tcPr>
          <w:p w14:paraId="6E7AA4A6" w14:textId="77777777" w:rsidR="009805D3" w:rsidRPr="009805D3" w:rsidRDefault="009805D3" w:rsidP="00F86714">
            <w:pPr>
              <w:jc w:val="center"/>
            </w:pPr>
            <w:r w:rsidRPr="009805D3">
              <w:rPr>
                <w:color w:val="000000"/>
                <w:sz w:val="22"/>
                <w:szCs w:val="22"/>
              </w:rPr>
              <w:t>-0.029*</w:t>
            </w:r>
          </w:p>
        </w:tc>
        <w:tc>
          <w:tcPr>
            <w:tcW w:w="1011" w:type="dxa"/>
            <w:tcMar>
              <w:top w:w="0" w:type="dxa"/>
              <w:left w:w="115" w:type="dxa"/>
              <w:bottom w:w="0" w:type="dxa"/>
              <w:right w:w="115" w:type="dxa"/>
            </w:tcMar>
            <w:hideMark/>
          </w:tcPr>
          <w:p w14:paraId="720B6FC9" w14:textId="77777777" w:rsidR="009805D3" w:rsidRPr="009805D3" w:rsidRDefault="009805D3" w:rsidP="00F86714">
            <w:pPr>
              <w:jc w:val="center"/>
            </w:pPr>
            <w:r w:rsidRPr="009805D3">
              <w:rPr>
                <w:color w:val="000000"/>
                <w:sz w:val="22"/>
                <w:szCs w:val="22"/>
              </w:rPr>
              <w:t>-0.053*</w:t>
            </w:r>
          </w:p>
        </w:tc>
        <w:tc>
          <w:tcPr>
            <w:tcW w:w="1011" w:type="dxa"/>
            <w:tcMar>
              <w:top w:w="0" w:type="dxa"/>
              <w:left w:w="115" w:type="dxa"/>
              <w:bottom w:w="0" w:type="dxa"/>
              <w:right w:w="115" w:type="dxa"/>
            </w:tcMar>
            <w:hideMark/>
          </w:tcPr>
          <w:p w14:paraId="3BCC590C" w14:textId="5F97D084" w:rsidR="009805D3" w:rsidRPr="009805D3" w:rsidRDefault="00197869" w:rsidP="00F86714">
            <w:pPr>
              <w:jc w:val="center"/>
              <w:rPr>
                <w:sz w:val="22"/>
                <w:szCs w:val="22"/>
              </w:rPr>
            </w:pPr>
            <w:r>
              <w:rPr>
                <w:sz w:val="22"/>
                <w:szCs w:val="22"/>
              </w:rPr>
              <w:t>-0.061</w:t>
            </w:r>
            <w:r w:rsidR="001C4A1F" w:rsidRPr="009805D3">
              <w:rPr>
                <w:color w:val="000000"/>
                <w:sz w:val="22"/>
                <w:szCs w:val="22"/>
              </w:rPr>
              <w:t>*</w:t>
            </w:r>
          </w:p>
        </w:tc>
        <w:tc>
          <w:tcPr>
            <w:tcW w:w="1010" w:type="dxa"/>
            <w:gridSpan w:val="2"/>
            <w:tcMar>
              <w:top w:w="0" w:type="dxa"/>
              <w:left w:w="115" w:type="dxa"/>
              <w:bottom w:w="0" w:type="dxa"/>
              <w:right w:w="115" w:type="dxa"/>
            </w:tcMar>
            <w:hideMark/>
          </w:tcPr>
          <w:p w14:paraId="2980F1E9" w14:textId="77777777" w:rsidR="009805D3" w:rsidRPr="009805D3" w:rsidRDefault="009805D3" w:rsidP="00F86714">
            <w:pPr>
              <w:jc w:val="center"/>
            </w:pPr>
            <w:r w:rsidRPr="009805D3">
              <w:rPr>
                <w:color w:val="000000"/>
                <w:sz w:val="22"/>
                <w:szCs w:val="22"/>
              </w:rPr>
              <w:t>0.101*</w:t>
            </w:r>
          </w:p>
        </w:tc>
        <w:tc>
          <w:tcPr>
            <w:tcW w:w="1011" w:type="dxa"/>
            <w:tcMar>
              <w:top w:w="0" w:type="dxa"/>
              <w:left w:w="115" w:type="dxa"/>
              <w:bottom w:w="0" w:type="dxa"/>
              <w:right w:w="115" w:type="dxa"/>
            </w:tcMar>
            <w:hideMark/>
          </w:tcPr>
          <w:p w14:paraId="52CD353C" w14:textId="77777777" w:rsidR="009805D3" w:rsidRPr="009805D3" w:rsidRDefault="009805D3" w:rsidP="00F86714">
            <w:pPr>
              <w:jc w:val="center"/>
            </w:pPr>
            <w:r w:rsidRPr="009805D3">
              <w:rPr>
                <w:color w:val="000000"/>
                <w:sz w:val="22"/>
                <w:szCs w:val="22"/>
              </w:rPr>
              <w:t>0.066</w:t>
            </w:r>
          </w:p>
        </w:tc>
        <w:tc>
          <w:tcPr>
            <w:tcW w:w="1011" w:type="dxa"/>
            <w:tcMar>
              <w:top w:w="0" w:type="dxa"/>
              <w:left w:w="115" w:type="dxa"/>
              <w:bottom w:w="0" w:type="dxa"/>
              <w:right w:w="115" w:type="dxa"/>
            </w:tcMar>
            <w:hideMark/>
          </w:tcPr>
          <w:p w14:paraId="2580247A" w14:textId="5909441D" w:rsidR="009805D3" w:rsidRPr="009805D3" w:rsidRDefault="001C4A1F" w:rsidP="00F86714">
            <w:pPr>
              <w:jc w:val="center"/>
              <w:rPr>
                <w:sz w:val="22"/>
                <w:szCs w:val="22"/>
              </w:rPr>
            </w:pPr>
            <w:r>
              <w:rPr>
                <w:sz w:val="22"/>
                <w:szCs w:val="22"/>
              </w:rPr>
              <w:t>0.058</w:t>
            </w:r>
            <w:r w:rsidRPr="009805D3">
              <w:rPr>
                <w:color w:val="000000"/>
                <w:sz w:val="22"/>
                <w:szCs w:val="22"/>
              </w:rPr>
              <w:t>*</w:t>
            </w:r>
          </w:p>
        </w:tc>
      </w:tr>
      <w:tr w:rsidR="006318F8" w:rsidRPr="009805D3" w14:paraId="014A26F5" w14:textId="77777777" w:rsidTr="00727174">
        <w:trPr>
          <w:trHeight w:hRule="exact" w:val="288"/>
        </w:trPr>
        <w:tc>
          <w:tcPr>
            <w:tcW w:w="3296" w:type="dxa"/>
            <w:tcMar>
              <w:top w:w="0" w:type="dxa"/>
              <w:left w:w="115" w:type="dxa"/>
              <w:bottom w:w="0" w:type="dxa"/>
              <w:right w:w="115" w:type="dxa"/>
            </w:tcMar>
            <w:hideMark/>
          </w:tcPr>
          <w:p w14:paraId="79AA9693" w14:textId="77777777" w:rsidR="009805D3" w:rsidRPr="009805D3" w:rsidRDefault="009805D3" w:rsidP="00F86714">
            <w:r w:rsidRPr="009805D3">
              <w:rPr>
                <w:color w:val="000000"/>
                <w:sz w:val="22"/>
                <w:szCs w:val="22"/>
              </w:rPr>
              <w:t>Male</w:t>
            </w:r>
          </w:p>
        </w:tc>
        <w:tc>
          <w:tcPr>
            <w:tcW w:w="1010" w:type="dxa"/>
            <w:tcMar>
              <w:top w:w="0" w:type="dxa"/>
              <w:left w:w="115" w:type="dxa"/>
              <w:bottom w:w="0" w:type="dxa"/>
              <w:right w:w="115" w:type="dxa"/>
            </w:tcMar>
            <w:hideMark/>
          </w:tcPr>
          <w:p w14:paraId="205F8ED3" w14:textId="77777777" w:rsidR="009805D3" w:rsidRPr="009805D3" w:rsidRDefault="009805D3" w:rsidP="00F86714">
            <w:pPr>
              <w:jc w:val="center"/>
            </w:pPr>
            <w:r w:rsidRPr="009805D3">
              <w:rPr>
                <w:color w:val="000000"/>
                <w:sz w:val="22"/>
                <w:szCs w:val="22"/>
              </w:rPr>
              <w:t>0.116*</w:t>
            </w:r>
          </w:p>
        </w:tc>
        <w:tc>
          <w:tcPr>
            <w:tcW w:w="1011" w:type="dxa"/>
            <w:tcMar>
              <w:top w:w="0" w:type="dxa"/>
              <w:left w:w="115" w:type="dxa"/>
              <w:bottom w:w="0" w:type="dxa"/>
              <w:right w:w="115" w:type="dxa"/>
            </w:tcMar>
            <w:hideMark/>
          </w:tcPr>
          <w:p w14:paraId="0CF6ED3A" w14:textId="77777777" w:rsidR="009805D3" w:rsidRPr="009805D3" w:rsidRDefault="009805D3" w:rsidP="00F86714">
            <w:pPr>
              <w:jc w:val="center"/>
            </w:pPr>
            <w:r w:rsidRPr="009805D3">
              <w:rPr>
                <w:color w:val="000000"/>
                <w:sz w:val="22"/>
                <w:szCs w:val="22"/>
              </w:rPr>
              <w:t>0.146*</w:t>
            </w:r>
          </w:p>
        </w:tc>
        <w:tc>
          <w:tcPr>
            <w:tcW w:w="1011" w:type="dxa"/>
            <w:tcMar>
              <w:top w:w="0" w:type="dxa"/>
              <w:left w:w="115" w:type="dxa"/>
              <w:bottom w:w="0" w:type="dxa"/>
              <w:right w:w="115" w:type="dxa"/>
            </w:tcMar>
            <w:hideMark/>
          </w:tcPr>
          <w:p w14:paraId="77F782DD" w14:textId="5E2734B6" w:rsidR="009805D3" w:rsidRPr="009805D3" w:rsidRDefault="00197869" w:rsidP="00F86714">
            <w:pPr>
              <w:jc w:val="center"/>
              <w:rPr>
                <w:sz w:val="22"/>
                <w:szCs w:val="22"/>
              </w:rPr>
            </w:pPr>
            <w:r>
              <w:rPr>
                <w:sz w:val="22"/>
                <w:szCs w:val="22"/>
              </w:rPr>
              <w:t>0.146</w:t>
            </w:r>
            <w:r w:rsidR="001C4A1F" w:rsidRPr="009805D3">
              <w:rPr>
                <w:color w:val="000000"/>
                <w:sz w:val="22"/>
                <w:szCs w:val="22"/>
              </w:rPr>
              <w:t>*</w:t>
            </w:r>
          </w:p>
        </w:tc>
        <w:tc>
          <w:tcPr>
            <w:tcW w:w="1010" w:type="dxa"/>
            <w:gridSpan w:val="2"/>
            <w:tcMar>
              <w:top w:w="0" w:type="dxa"/>
              <w:left w:w="115" w:type="dxa"/>
              <w:bottom w:w="0" w:type="dxa"/>
              <w:right w:w="115" w:type="dxa"/>
            </w:tcMar>
            <w:hideMark/>
          </w:tcPr>
          <w:p w14:paraId="6D644C59" w14:textId="77777777" w:rsidR="009805D3" w:rsidRPr="009805D3" w:rsidRDefault="009805D3" w:rsidP="00F86714">
            <w:pPr>
              <w:jc w:val="center"/>
            </w:pPr>
            <w:r w:rsidRPr="009805D3">
              <w:rPr>
                <w:color w:val="000000"/>
                <w:sz w:val="22"/>
                <w:szCs w:val="22"/>
              </w:rPr>
              <w:t>0.083*</w:t>
            </w:r>
          </w:p>
        </w:tc>
        <w:tc>
          <w:tcPr>
            <w:tcW w:w="1011" w:type="dxa"/>
            <w:tcMar>
              <w:top w:w="0" w:type="dxa"/>
              <w:left w:w="115" w:type="dxa"/>
              <w:bottom w:w="0" w:type="dxa"/>
              <w:right w:w="115" w:type="dxa"/>
            </w:tcMar>
            <w:hideMark/>
          </w:tcPr>
          <w:p w14:paraId="3BD1DA1C" w14:textId="77777777" w:rsidR="009805D3" w:rsidRPr="009805D3" w:rsidRDefault="009805D3" w:rsidP="00F86714">
            <w:pPr>
              <w:jc w:val="center"/>
            </w:pPr>
            <w:r w:rsidRPr="009805D3">
              <w:rPr>
                <w:color w:val="000000"/>
                <w:sz w:val="22"/>
                <w:szCs w:val="22"/>
              </w:rPr>
              <w:t>0.073*</w:t>
            </w:r>
          </w:p>
        </w:tc>
        <w:tc>
          <w:tcPr>
            <w:tcW w:w="1011" w:type="dxa"/>
            <w:tcMar>
              <w:top w:w="0" w:type="dxa"/>
              <w:left w:w="115" w:type="dxa"/>
              <w:bottom w:w="0" w:type="dxa"/>
              <w:right w:w="115" w:type="dxa"/>
            </w:tcMar>
            <w:hideMark/>
          </w:tcPr>
          <w:p w14:paraId="7CA92DAC" w14:textId="5386F728" w:rsidR="009805D3" w:rsidRPr="009805D3" w:rsidRDefault="001C4A1F" w:rsidP="00F86714">
            <w:pPr>
              <w:jc w:val="center"/>
              <w:rPr>
                <w:sz w:val="22"/>
                <w:szCs w:val="22"/>
              </w:rPr>
            </w:pPr>
            <w:r>
              <w:rPr>
                <w:sz w:val="22"/>
                <w:szCs w:val="22"/>
              </w:rPr>
              <w:t>0.082</w:t>
            </w:r>
            <w:r w:rsidRPr="009805D3">
              <w:rPr>
                <w:color w:val="000000"/>
                <w:sz w:val="22"/>
                <w:szCs w:val="22"/>
              </w:rPr>
              <w:t>*</w:t>
            </w:r>
          </w:p>
        </w:tc>
      </w:tr>
      <w:tr w:rsidR="006318F8" w:rsidRPr="009805D3" w14:paraId="4B0AA5B1" w14:textId="77777777" w:rsidTr="00727174">
        <w:trPr>
          <w:trHeight w:hRule="exact" w:val="288"/>
        </w:trPr>
        <w:tc>
          <w:tcPr>
            <w:tcW w:w="3296" w:type="dxa"/>
            <w:tcMar>
              <w:top w:w="0" w:type="dxa"/>
              <w:left w:w="115" w:type="dxa"/>
              <w:bottom w:w="0" w:type="dxa"/>
              <w:right w:w="115" w:type="dxa"/>
            </w:tcMar>
            <w:hideMark/>
          </w:tcPr>
          <w:p w14:paraId="14C54811" w14:textId="77777777" w:rsidR="009805D3" w:rsidRPr="009805D3" w:rsidRDefault="009805D3" w:rsidP="00F86714">
            <w:r w:rsidRPr="009805D3">
              <w:rPr>
                <w:color w:val="000000"/>
                <w:sz w:val="22"/>
                <w:szCs w:val="22"/>
              </w:rPr>
              <w:t>Female</w:t>
            </w:r>
          </w:p>
        </w:tc>
        <w:tc>
          <w:tcPr>
            <w:tcW w:w="1010" w:type="dxa"/>
            <w:tcMar>
              <w:top w:w="0" w:type="dxa"/>
              <w:left w:w="115" w:type="dxa"/>
              <w:bottom w:w="0" w:type="dxa"/>
              <w:right w:w="115" w:type="dxa"/>
            </w:tcMar>
            <w:hideMark/>
          </w:tcPr>
          <w:p w14:paraId="6F6A7D74" w14:textId="77777777" w:rsidR="009805D3" w:rsidRPr="009805D3" w:rsidRDefault="009805D3" w:rsidP="00F86714">
            <w:pPr>
              <w:jc w:val="center"/>
            </w:pPr>
            <w:r w:rsidRPr="009805D3">
              <w:rPr>
                <w:color w:val="000000"/>
                <w:sz w:val="22"/>
                <w:szCs w:val="22"/>
              </w:rPr>
              <w:t>-0.140*</w:t>
            </w:r>
          </w:p>
        </w:tc>
        <w:tc>
          <w:tcPr>
            <w:tcW w:w="1011" w:type="dxa"/>
            <w:tcMar>
              <w:top w:w="0" w:type="dxa"/>
              <w:left w:w="115" w:type="dxa"/>
              <w:bottom w:w="0" w:type="dxa"/>
              <w:right w:w="115" w:type="dxa"/>
            </w:tcMar>
            <w:hideMark/>
          </w:tcPr>
          <w:p w14:paraId="635BC935" w14:textId="77777777" w:rsidR="009805D3" w:rsidRPr="009805D3" w:rsidRDefault="009805D3" w:rsidP="00F86714">
            <w:pPr>
              <w:jc w:val="center"/>
            </w:pPr>
            <w:r w:rsidRPr="009805D3">
              <w:rPr>
                <w:color w:val="000000"/>
                <w:sz w:val="22"/>
                <w:szCs w:val="22"/>
              </w:rPr>
              <w:t>-0.176*</w:t>
            </w:r>
          </w:p>
        </w:tc>
        <w:tc>
          <w:tcPr>
            <w:tcW w:w="1011" w:type="dxa"/>
            <w:tcMar>
              <w:top w:w="0" w:type="dxa"/>
              <w:left w:w="115" w:type="dxa"/>
              <w:bottom w:w="0" w:type="dxa"/>
              <w:right w:w="115" w:type="dxa"/>
            </w:tcMar>
            <w:hideMark/>
          </w:tcPr>
          <w:p w14:paraId="5342D470" w14:textId="211E2560" w:rsidR="009805D3" w:rsidRPr="009805D3" w:rsidRDefault="001C4A1F" w:rsidP="00F86714">
            <w:pPr>
              <w:jc w:val="center"/>
              <w:rPr>
                <w:sz w:val="22"/>
                <w:szCs w:val="22"/>
              </w:rPr>
            </w:pPr>
            <w:r>
              <w:rPr>
                <w:sz w:val="22"/>
                <w:szCs w:val="22"/>
              </w:rPr>
              <w:t>-0.176</w:t>
            </w:r>
            <w:r w:rsidRPr="009805D3">
              <w:rPr>
                <w:color w:val="000000"/>
                <w:sz w:val="22"/>
                <w:szCs w:val="22"/>
              </w:rPr>
              <w:t>*</w:t>
            </w:r>
          </w:p>
        </w:tc>
        <w:tc>
          <w:tcPr>
            <w:tcW w:w="1010" w:type="dxa"/>
            <w:gridSpan w:val="2"/>
            <w:tcMar>
              <w:top w:w="0" w:type="dxa"/>
              <w:left w:w="115" w:type="dxa"/>
              <w:bottom w:w="0" w:type="dxa"/>
              <w:right w:w="115" w:type="dxa"/>
            </w:tcMar>
            <w:hideMark/>
          </w:tcPr>
          <w:p w14:paraId="45DCB2E4" w14:textId="77777777" w:rsidR="009805D3" w:rsidRPr="009805D3" w:rsidRDefault="009805D3" w:rsidP="00F86714">
            <w:pPr>
              <w:jc w:val="center"/>
            </w:pPr>
            <w:r w:rsidRPr="009805D3">
              <w:rPr>
                <w:color w:val="000000"/>
                <w:sz w:val="22"/>
                <w:szCs w:val="22"/>
              </w:rPr>
              <w:t>-0.100*</w:t>
            </w:r>
          </w:p>
        </w:tc>
        <w:tc>
          <w:tcPr>
            <w:tcW w:w="1011" w:type="dxa"/>
            <w:tcMar>
              <w:top w:w="0" w:type="dxa"/>
              <w:left w:w="115" w:type="dxa"/>
              <w:bottom w:w="0" w:type="dxa"/>
              <w:right w:w="115" w:type="dxa"/>
            </w:tcMar>
            <w:hideMark/>
          </w:tcPr>
          <w:p w14:paraId="3EC7A560" w14:textId="77777777" w:rsidR="009805D3" w:rsidRPr="009805D3" w:rsidRDefault="009805D3" w:rsidP="00F86714">
            <w:pPr>
              <w:jc w:val="center"/>
            </w:pPr>
            <w:r w:rsidRPr="009805D3">
              <w:rPr>
                <w:color w:val="000000"/>
                <w:sz w:val="22"/>
                <w:szCs w:val="22"/>
              </w:rPr>
              <w:t>-0.087*</w:t>
            </w:r>
          </w:p>
        </w:tc>
        <w:tc>
          <w:tcPr>
            <w:tcW w:w="1011" w:type="dxa"/>
            <w:tcMar>
              <w:top w:w="0" w:type="dxa"/>
              <w:left w:w="115" w:type="dxa"/>
              <w:bottom w:w="0" w:type="dxa"/>
              <w:right w:w="115" w:type="dxa"/>
            </w:tcMar>
            <w:hideMark/>
          </w:tcPr>
          <w:p w14:paraId="0C2037D5" w14:textId="7BC4A593" w:rsidR="009805D3" w:rsidRPr="009805D3" w:rsidRDefault="001C4A1F" w:rsidP="00F86714">
            <w:pPr>
              <w:jc w:val="center"/>
              <w:rPr>
                <w:sz w:val="22"/>
                <w:szCs w:val="22"/>
              </w:rPr>
            </w:pPr>
            <w:r>
              <w:rPr>
                <w:sz w:val="22"/>
                <w:szCs w:val="22"/>
              </w:rPr>
              <w:t>-0.099</w:t>
            </w:r>
            <w:r w:rsidRPr="009805D3">
              <w:rPr>
                <w:color w:val="000000"/>
                <w:sz w:val="22"/>
                <w:szCs w:val="22"/>
              </w:rPr>
              <w:t>*</w:t>
            </w:r>
          </w:p>
        </w:tc>
      </w:tr>
      <w:tr w:rsidR="006318F8" w:rsidRPr="009805D3" w14:paraId="53ABD002" w14:textId="77777777" w:rsidTr="00727174">
        <w:trPr>
          <w:trHeight w:hRule="exact" w:val="288"/>
        </w:trPr>
        <w:tc>
          <w:tcPr>
            <w:tcW w:w="3296" w:type="dxa"/>
            <w:tcMar>
              <w:top w:w="0" w:type="dxa"/>
              <w:left w:w="115" w:type="dxa"/>
              <w:bottom w:w="0" w:type="dxa"/>
              <w:right w:w="115" w:type="dxa"/>
            </w:tcMar>
            <w:hideMark/>
          </w:tcPr>
          <w:p w14:paraId="728363CB" w14:textId="77777777" w:rsidR="009805D3" w:rsidRPr="009805D3" w:rsidRDefault="009805D3" w:rsidP="00F86714">
            <w:r w:rsidRPr="009805D3">
              <w:rPr>
                <w:color w:val="000000"/>
                <w:sz w:val="22"/>
                <w:szCs w:val="22"/>
              </w:rPr>
              <w:t>White</w:t>
            </w:r>
          </w:p>
        </w:tc>
        <w:tc>
          <w:tcPr>
            <w:tcW w:w="1010" w:type="dxa"/>
            <w:tcMar>
              <w:top w:w="0" w:type="dxa"/>
              <w:left w:w="115" w:type="dxa"/>
              <w:bottom w:w="0" w:type="dxa"/>
              <w:right w:w="115" w:type="dxa"/>
            </w:tcMar>
            <w:hideMark/>
          </w:tcPr>
          <w:p w14:paraId="3598638C" w14:textId="77777777" w:rsidR="009805D3" w:rsidRPr="009805D3" w:rsidRDefault="009805D3" w:rsidP="00F86714">
            <w:pPr>
              <w:jc w:val="center"/>
            </w:pPr>
            <w:r w:rsidRPr="009805D3">
              <w:rPr>
                <w:color w:val="000000"/>
                <w:sz w:val="22"/>
                <w:szCs w:val="22"/>
              </w:rPr>
              <w:t>0.008*</w:t>
            </w:r>
          </w:p>
        </w:tc>
        <w:tc>
          <w:tcPr>
            <w:tcW w:w="1011" w:type="dxa"/>
            <w:tcMar>
              <w:top w:w="0" w:type="dxa"/>
              <w:left w:w="115" w:type="dxa"/>
              <w:bottom w:w="0" w:type="dxa"/>
              <w:right w:w="115" w:type="dxa"/>
            </w:tcMar>
            <w:hideMark/>
          </w:tcPr>
          <w:p w14:paraId="322FD4FE" w14:textId="77777777" w:rsidR="009805D3" w:rsidRPr="009805D3" w:rsidRDefault="009805D3" w:rsidP="00F86714">
            <w:pPr>
              <w:jc w:val="center"/>
            </w:pPr>
            <w:r w:rsidRPr="009805D3">
              <w:rPr>
                <w:color w:val="000000"/>
                <w:sz w:val="22"/>
                <w:szCs w:val="22"/>
              </w:rPr>
              <w:t>0.019*</w:t>
            </w:r>
          </w:p>
        </w:tc>
        <w:tc>
          <w:tcPr>
            <w:tcW w:w="1011" w:type="dxa"/>
            <w:tcMar>
              <w:top w:w="0" w:type="dxa"/>
              <w:left w:w="115" w:type="dxa"/>
              <w:bottom w:w="0" w:type="dxa"/>
              <w:right w:w="115" w:type="dxa"/>
            </w:tcMar>
            <w:hideMark/>
          </w:tcPr>
          <w:p w14:paraId="700AD3A9" w14:textId="1C8CA600" w:rsidR="009805D3" w:rsidRPr="009805D3" w:rsidRDefault="001C4A1F" w:rsidP="00F86714">
            <w:pPr>
              <w:jc w:val="center"/>
              <w:rPr>
                <w:sz w:val="22"/>
                <w:szCs w:val="22"/>
              </w:rPr>
            </w:pPr>
            <w:r>
              <w:rPr>
                <w:sz w:val="22"/>
                <w:szCs w:val="22"/>
              </w:rPr>
              <w:t>0.021</w:t>
            </w:r>
            <w:r w:rsidRPr="009805D3">
              <w:rPr>
                <w:color w:val="000000"/>
                <w:sz w:val="22"/>
                <w:szCs w:val="22"/>
              </w:rPr>
              <w:t>*</w:t>
            </w:r>
          </w:p>
        </w:tc>
        <w:tc>
          <w:tcPr>
            <w:tcW w:w="1010" w:type="dxa"/>
            <w:gridSpan w:val="2"/>
            <w:tcMar>
              <w:top w:w="0" w:type="dxa"/>
              <w:left w:w="115" w:type="dxa"/>
              <w:bottom w:w="0" w:type="dxa"/>
              <w:right w:w="115" w:type="dxa"/>
            </w:tcMar>
            <w:hideMark/>
          </w:tcPr>
          <w:p w14:paraId="6A66EDDB" w14:textId="77777777" w:rsidR="009805D3" w:rsidRPr="009805D3" w:rsidRDefault="009805D3" w:rsidP="00F86714">
            <w:pPr>
              <w:jc w:val="center"/>
            </w:pPr>
            <w:r w:rsidRPr="009805D3">
              <w:rPr>
                <w:color w:val="000000"/>
                <w:sz w:val="22"/>
                <w:szCs w:val="22"/>
              </w:rPr>
              <w:t>0.019*</w:t>
            </w:r>
          </w:p>
        </w:tc>
        <w:tc>
          <w:tcPr>
            <w:tcW w:w="1011" w:type="dxa"/>
            <w:tcMar>
              <w:top w:w="0" w:type="dxa"/>
              <w:left w:w="115" w:type="dxa"/>
              <w:bottom w:w="0" w:type="dxa"/>
              <w:right w:w="115" w:type="dxa"/>
            </w:tcMar>
            <w:hideMark/>
          </w:tcPr>
          <w:p w14:paraId="09BFE751" w14:textId="77777777" w:rsidR="009805D3" w:rsidRPr="009805D3" w:rsidRDefault="009805D3" w:rsidP="00F86714">
            <w:pPr>
              <w:jc w:val="center"/>
            </w:pPr>
            <w:r w:rsidRPr="009805D3">
              <w:rPr>
                <w:color w:val="000000"/>
                <w:sz w:val="22"/>
                <w:szCs w:val="22"/>
              </w:rPr>
              <w:t>0.024*</w:t>
            </w:r>
          </w:p>
        </w:tc>
        <w:tc>
          <w:tcPr>
            <w:tcW w:w="1011" w:type="dxa"/>
            <w:tcMar>
              <w:top w:w="0" w:type="dxa"/>
              <w:left w:w="115" w:type="dxa"/>
              <w:bottom w:w="0" w:type="dxa"/>
              <w:right w:w="115" w:type="dxa"/>
            </w:tcMar>
            <w:hideMark/>
          </w:tcPr>
          <w:p w14:paraId="2219D276" w14:textId="4210F5C2" w:rsidR="009805D3" w:rsidRPr="009805D3" w:rsidRDefault="001C4A1F" w:rsidP="00F86714">
            <w:pPr>
              <w:jc w:val="center"/>
              <w:rPr>
                <w:sz w:val="22"/>
                <w:szCs w:val="22"/>
              </w:rPr>
            </w:pPr>
            <w:r>
              <w:rPr>
                <w:sz w:val="22"/>
                <w:szCs w:val="22"/>
              </w:rPr>
              <w:t>0.027</w:t>
            </w:r>
            <w:r w:rsidRPr="009805D3">
              <w:rPr>
                <w:color w:val="000000"/>
                <w:sz w:val="22"/>
                <w:szCs w:val="22"/>
              </w:rPr>
              <w:t>*</w:t>
            </w:r>
          </w:p>
        </w:tc>
      </w:tr>
      <w:tr w:rsidR="006318F8" w:rsidRPr="009805D3" w14:paraId="00D70652" w14:textId="77777777" w:rsidTr="00727174">
        <w:trPr>
          <w:trHeight w:hRule="exact" w:val="288"/>
        </w:trPr>
        <w:tc>
          <w:tcPr>
            <w:tcW w:w="3296" w:type="dxa"/>
            <w:tcMar>
              <w:top w:w="0" w:type="dxa"/>
              <w:left w:w="115" w:type="dxa"/>
              <w:bottom w:w="0" w:type="dxa"/>
              <w:right w:w="115" w:type="dxa"/>
            </w:tcMar>
            <w:hideMark/>
          </w:tcPr>
          <w:p w14:paraId="0157C016" w14:textId="77777777" w:rsidR="009805D3" w:rsidRPr="009805D3" w:rsidRDefault="009805D3" w:rsidP="00F86714">
            <w:r w:rsidRPr="009805D3">
              <w:rPr>
                <w:color w:val="000000"/>
                <w:sz w:val="22"/>
                <w:szCs w:val="22"/>
              </w:rPr>
              <w:t>Black</w:t>
            </w:r>
          </w:p>
        </w:tc>
        <w:tc>
          <w:tcPr>
            <w:tcW w:w="1010" w:type="dxa"/>
            <w:tcMar>
              <w:top w:w="0" w:type="dxa"/>
              <w:left w:w="115" w:type="dxa"/>
              <w:bottom w:w="0" w:type="dxa"/>
              <w:right w:w="115" w:type="dxa"/>
            </w:tcMar>
            <w:hideMark/>
          </w:tcPr>
          <w:p w14:paraId="1E70B9ED" w14:textId="77777777" w:rsidR="009805D3" w:rsidRPr="009805D3" w:rsidRDefault="009805D3" w:rsidP="00F86714">
            <w:pPr>
              <w:jc w:val="center"/>
            </w:pPr>
            <w:r w:rsidRPr="009805D3">
              <w:rPr>
                <w:color w:val="000000"/>
                <w:sz w:val="22"/>
                <w:szCs w:val="22"/>
              </w:rPr>
              <w:t>-0.013*</w:t>
            </w:r>
          </w:p>
        </w:tc>
        <w:tc>
          <w:tcPr>
            <w:tcW w:w="1011" w:type="dxa"/>
            <w:tcMar>
              <w:top w:w="0" w:type="dxa"/>
              <w:left w:w="115" w:type="dxa"/>
              <w:bottom w:w="0" w:type="dxa"/>
              <w:right w:w="115" w:type="dxa"/>
            </w:tcMar>
            <w:hideMark/>
          </w:tcPr>
          <w:p w14:paraId="659979D6" w14:textId="77777777" w:rsidR="009805D3" w:rsidRPr="009805D3" w:rsidRDefault="009805D3" w:rsidP="00F86714">
            <w:pPr>
              <w:jc w:val="center"/>
            </w:pPr>
            <w:r w:rsidRPr="009805D3">
              <w:rPr>
                <w:color w:val="000000"/>
                <w:sz w:val="22"/>
                <w:szCs w:val="22"/>
              </w:rPr>
              <w:t>-0.077*</w:t>
            </w:r>
          </w:p>
        </w:tc>
        <w:tc>
          <w:tcPr>
            <w:tcW w:w="1011" w:type="dxa"/>
            <w:tcMar>
              <w:top w:w="0" w:type="dxa"/>
              <w:left w:w="115" w:type="dxa"/>
              <w:bottom w:w="0" w:type="dxa"/>
              <w:right w:w="115" w:type="dxa"/>
            </w:tcMar>
            <w:hideMark/>
          </w:tcPr>
          <w:p w14:paraId="4BE3E9AF" w14:textId="5AC90479" w:rsidR="009805D3" w:rsidRPr="009805D3" w:rsidRDefault="001C4A1F" w:rsidP="00F86714">
            <w:pPr>
              <w:jc w:val="center"/>
              <w:rPr>
                <w:sz w:val="22"/>
                <w:szCs w:val="22"/>
              </w:rPr>
            </w:pPr>
            <w:r>
              <w:rPr>
                <w:sz w:val="22"/>
                <w:szCs w:val="22"/>
              </w:rPr>
              <w:t>-0.082</w:t>
            </w:r>
            <w:r w:rsidRPr="009805D3">
              <w:rPr>
                <w:color w:val="000000"/>
                <w:sz w:val="22"/>
                <w:szCs w:val="22"/>
              </w:rPr>
              <w:t>*</w:t>
            </w:r>
          </w:p>
        </w:tc>
        <w:tc>
          <w:tcPr>
            <w:tcW w:w="1010" w:type="dxa"/>
            <w:gridSpan w:val="2"/>
            <w:tcMar>
              <w:top w:w="0" w:type="dxa"/>
              <w:left w:w="115" w:type="dxa"/>
              <w:bottom w:w="0" w:type="dxa"/>
              <w:right w:w="115" w:type="dxa"/>
            </w:tcMar>
            <w:hideMark/>
          </w:tcPr>
          <w:p w14:paraId="0188C621" w14:textId="77777777" w:rsidR="009805D3" w:rsidRPr="009805D3" w:rsidRDefault="009805D3" w:rsidP="00F86714">
            <w:pPr>
              <w:jc w:val="center"/>
            </w:pPr>
            <w:r w:rsidRPr="009805D3">
              <w:rPr>
                <w:color w:val="000000"/>
                <w:sz w:val="22"/>
                <w:szCs w:val="22"/>
              </w:rPr>
              <w:t>-0.128*</w:t>
            </w:r>
          </w:p>
        </w:tc>
        <w:tc>
          <w:tcPr>
            <w:tcW w:w="1011" w:type="dxa"/>
            <w:tcMar>
              <w:top w:w="0" w:type="dxa"/>
              <w:left w:w="115" w:type="dxa"/>
              <w:bottom w:w="0" w:type="dxa"/>
              <w:right w:w="115" w:type="dxa"/>
            </w:tcMar>
            <w:hideMark/>
          </w:tcPr>
          <w:p w14:paraId="77259483" w14:textId="77777777" w:rsidR="009805D3" w:rsidRPr="009805D3" w:rsidRDefault="009805D3" w:rsidP="00F86714">
            <w:pPr>
              <w:jc w:val="center"/>
            </w:pPr>
            <w:r w:rsidRPr="009805D3">
              <w:rPr>
                <w:color w:val="000000"/>
                <w:sz w:val="22"/>
                <w:szCs w:val="22"/>
              </w:rPr>
              <w:t>-0.114*</w:t>
            </w:r>
          </w:p>
        </w:tc>
        <w:tc>
          <w:tcPr>
            <w:tcW w:w="1011" w:type="dxa"/>
            <w:tcMar>
              <w:top w:w="0" w:type="dxa"/>
              <w:left w:w="115" w:type="dxa"/>
              <w:bottom w:w="0" w:type="dxa"/>
              <w:right w:w="115" w:type="dxa"/>
            </w:tcMar>
            <w:hideMark/>
          </w:tcPr>
          <w:p w14:paraId="77BF4C17" w14:textId="1FB0E8F9" w:rsidR="009805D3" w:rsidRPr="009805D3" w:rsidRDefault="001C4A1F" w:rsidP="00F86714">
            <w:pPr>
              <w:jc w:val="center"/>
              <w:rPr>
                <w:sz w:val="22"/>
                <w:szCs w:val="22"/>
              </w:rPr>
            </w:pPr>
            <w:r>
              <w:rPr>
                <w:sz w:val="22"/>
                <w:szCs w:val="22"/>
              </w:rPr>
              <w:t>-0.141</w:t>
            </w:r>
            <w:r w:rsidRPr="009805D3">
              <w:rPr>
                <w:color w:val="000000"/>
                <w:sz w:val="22"/>
                <w:szCs w:val="22"/>
              </w:rPr>
              <w:t>*</w:t>
            </w:r>
          </w:p>
        </w:tc>
      </w:tr>
      <w:tr w:rsidR="006318F8" w:rsidRPr="009805D3" w14:paraId="628D8034" w14:textId="77777777" w:rsidTr="00727174">
        <w:trPr>
          <w:trHeight w:hRule="exact" w:val="288"/>
        </w:trPr>
        <w:tc>
          <w:tcPr>
            <w:tcW w:w="3296" w:type="dxa"/>
            <w:tcMar>
              <w:top w:w="0" w:type="dxa"/>
              <w:left w:w="115" w:type="dxa"/>
              <w:bottom w:w="0" w:type="dxa"/>
              <w:right w:w="115" w:type="dxa"/>
            </w:tcMar>
            <w:hideMark/>
          </w:tcPr>
          <w:p w14:paraId="541A23EC" w14:textId="77777777" w:rsidR="009805D3" w:rsidRPr="009805D3" w:rsidRDefault="009805D3" w:rsidP="00F86714">
            <w:r w:rsidRPr="009805D3">
              <w:rPr>
                <w:color w:val="000000"/>
                <w:sz w:val="22"/>
                <w:szCs w:val="22"/>
              </w:rPr>
              <w:t>Native</w:t>
            </w:r>
          </w:p>
        </w:tc>
        <w:tc>
          <w:tcPr>
            <w:tcW w:w="1010" w:type="dxa"/>
            <w:tcMar>
              <w:top w:w="0" w:type="dxa"/>
              <w:left w:w="115" w:type="dxa"/>
              <w:bottom w:w="0" w:type="dxa"/>
              <w:right w:w="115" w:type="dxa"/>
            </w:tcMar>
            <w:hideMark/>
          </w:tcPr>
          <w:p w14:paraId="09E0EE0E" w14:textId="77777777" w:rsidR="009805D3" w:rsidRPr="009805D3" w:rsidRDefault="009805D3" w:rsidP="00F86714">
            <w:pPr>
              <w:jc w:val="center"/>
            </w:pPr>
            <w:r w:rsidRPr="009805D3">
              <w:rPr>
                <w:color w:val="000000"/>
                <w:sz w:val="22"/>
                <w:szCs w:val="22"/>
              </w:rPr>
              <w:t>-0.112*</w:t>
            </w:r>
          </w:p>
        </w:tc>
        <w:tc>
          <w:tcPr>
            <w:tcW w:w="1011" w:type="dxa"/>
            <w:tcMar>
              <w:top w:w="0" w:type="dxa"/>
              <w:left w:w="115" w:type="dxa"/>
              <w:bottom w:w="0" w:type="dxa"/>
              <w:right w:w="115" w:type="dxa"/>
            </w:tcMar>
            <w:hideMark/>
          </w:tcPr>
          <w:p w14:paraId="15193B72" w14:textId="77777777" w:rsidR="009805D3" w:rsidRPr="009805D3" w:rsidRDefault="009805D3" w:rsidP="00F86714">
            <w:pPr>
              <w:jc w:val="center"/>
            </w:pPr>
            <w:r w:rsidRPr="009805D3">
              <w:rPr>
                <w:color w:val="000000"/>
                <w:sz w:val="22"/>
                <w:szCs w:val="22"/>
              </w:rPr>
              <w:t>-0.086*</w:t>
            </w:r>
          </w:p>
        </w:tc>
        <w:tc>
          <w:tcPr>
            <w:tcW w:w="1011" w:type="dxa"/>
            <w:tcMar>
              <w:top w:w="0" w:type="dxa"/>
              <w:left w:w="115" w:type="dxa"/>
              <w:bottom w:w="0" w:type="dxa"/>
              <w:right w:w="115" w:type="dxa"/>
            </w:tcMar>
            <w:hideMark/>
          </w:tcPr>
          <w:p w14:paraId="040A4C46" w14:textId="6CBD71D1" w:rsidR="009805D3" w:rsidRPr="009805D3" w:rsidRDefault="001C4A1F" w:rsidP="00F86714">
            <w:pPr>
              <w:jc w:val="center"/>
              <w:rPr>
                <w:sz w:val="22"/>
                <w:szCs w:val="22"/>
              </w:rPr>
            </w:pPr>
            <w:r>
              <w:rPr>
                <w:sz w:val="22"/>
                <w:szCs w:val="22"/>
              </w:rPr>
              <w:t>-0.095</w:t>
            </w:r>
            <w:r w:rsidRPr="009805D3">
              <w:rPr>
                <w:color w:val="000000"/>
                <w:sz w:val="22"/>
                <w:szCs w:val="22"/>
              </w:rPr>
              <w:t>*</w:t>
            </w:r>
          </w:p>
        </w:tc>
        <w:tc>
          <w:tcPr>
            <w:tcW w:w="1010" w:type="dxa"/>
            <w:gridSpan w:val="2"/>
            <w:tcMar>
              <w:top w:w="0" w:type="dxa"/>
              <w:left w:w="115" w:type="dxa"/>
              <w:bottom w:w="0" w:type="dxa"/>
              <w:right w:w="115" w:type="dxa"/>
            </w:tcMar>
            <w:hideMark/>
          </w:tcPr>
          <w:p w14:paraId="1A1CD453" w14:textId="77777777" w:rsidR="009805D3" w:rsidRPr="009805D3" w:rsidRDefault="009805D3" w:rsidP="00F86714">
            <w:pPr>
              <w:jc w:val="center"/>
            </w:pPr>
            <w:r w:rsidRPr="009805D3">
              <w:rPr>
                <w:color w:val="000000"/>
                <w:sz w:val="22"/>
                <w:szCs w:val="22"/>
              </w:rPr>
              <w:t>-0.139*</w:t>
            </w:r>
          </w:p>
        </w:tc>
        <w:tc>
          <w:tcPr>
            <w:tcW w:w="1011" w:type="dxa"/>
            <w:tcMar>
              <w:top w:w="0" w:type="dxa"/>
              <w:left w:w="115" w:type="dxa"/>
              <w:bottom w:w="0" w:type="dxa"/>
              <w:right w:w="115" w:type="dxa"/>
            </w:tcMar>
            <w:hideMark/>
          </w:tcPr>
          <w:p w14:paraId="5F0A4526" w14:textId="77777777" w:rsidR="009805D3" w:rsidRPr="009805D3" w:rsidRDefault="009805D3" w:rsidP="00F86714">
            <w:pPr>
              <w:jc w:val="center"/>
            </w:pPr>
            <w:r w:rsidRPr="009805D3">
              <w:rPr>
                <w:color w:val="000000"/>
                <w:sz w:val="22"/>
                <w:szCs w:val="22"/>
              </w:rPr>
              <w:t>-0.115*</w:t>
            </w:r>
          </w:p>
        </w:tc>
        <w:tc>
          <w:tcPr>
            <w:tcW w:w="1011" w:type="dxa"/>
            <w:tcMar>
              <w:top w:w="0" w:type="dxa"/>
              <w:left w:w="115" w:type="dxa"/>
              <w:bottom w:w="0" w:type="dxa"/>
              <w:right w:w="115" w:type="dxa"/>
            </w:tcMar>
            <w:hideMark/>
          </w:tcPr>
          <w:p w14:paraId="280BAA35" w14:textId="60E65599" w:rsidR="009805D3" w:rsidRPr="009805D3" w:rsidRDefault="001C4A1F" w:rsidP="00F86714">
            <w:pPr>
              <w:jc w:val="center"/>
              <w:rPr>
                <w:sz w:val="22"/>
                <w:szCs w:val="22"/>
              </w:rPr>
            </w:pPr>
            <w:r>
              <w:rPr>
                <w:sz w:val="22"/>
                <w:szCs w:val="22"/>
              </w:rPr>
              <w:t>-0.125</w:t>
            </w:r>
            <w:r w:rsidRPr="009805D3">
              <w:rPr>
                <w:color w:val="000000"/>
                <w:sz w:val="22"/>
                <w:szCs w:val="22"/>
              </w:rPr>
              <w:t>*</w:t>
            </w:r>
          </w:p>
        </w:tc>
      </w:tr>
      <w:tr w:rsidR="006318F8" w:rsidRPr="009805D3" w14:paraId="6F0A5B4A" w14:textId="77777777" w:rsidTr="00727174">
        <w:trPr>
          <w:trHeight w:hRule="exact" w:val="288"/>
        </w:trPr>
        <w:tc>
          <w:tcPr>
            <w:tcW w:w="3296" w:type="dxa"/>
            <w:tcMar>
              <w:top w:w="0" w:type="dxa"/>
              <w:left w:w="115" w:type="dxa"/>
              <w:bottom w:w="0" w:type="dxa"/>
              <w:right w:w="115" w:type="dxa"/>
            </w:tcMar>
            <w:hideMark/>
          </w:tcPr>
          <w:p w14:paraId="697C39A2" w14:textId="77777777" w:rsidR="009805D3" w:rsidRPr="009805D3" w:rsidRDefault="009805D3" w:rsidP="00F86714">
            <w:r w:rsidRPr="009805D3">
              <w:rPr>
                <w:color w:val="000000"/>
                <w:sz w:val="22"/>
                <w:szCs w:val="22"/>
              </w:rPr>
              <w:t>Asian</w:t>
            </w:r>
          </w:p>
        </w:tc>
        <w:tc>
          <w:tcPr>
            <w:tcW w:w="1010" w:type="dxa"/>
            <w:tcMar>
              <w:top w:w="0" w:type="dxa"/>
              <w:left w:w="115" w:type="dxa"/>
              <w:bottom w:w="0" w:type="dxa"/>
              <w:right w:w="115" w:type="dxa"/>
            </w:tcMar>
            <w:hideMark/>
          </w:tcPr>
          <w:p w14:paraId="5DBBE786" w14:textId="77777777" w:rsidR="009805D3" w:rsidRPr="009805D3" w:rsidRDefault="009805D3" w:rsidP="00F86714">
            <w:pPr>
              <w:jc w:val="center"/>
            </w:pPr>
            <w:r w:rsidRPr="009805D3">
              <w:rPr>
                <w:color w:val="000000"/>
                <w:sz w:val="22"/>
                <w:szCs w:val="22"/>
              </w:rPr>
              <w:t>0.038*</w:t>
            </w:r>
          </w:p>
        </w:tc>
        <w:tc>
          <w:tcPr>
            <w:tcW w:w="1011" w:type="dxa"/>
            <w:tcMar>
              <w:top w:w="0" w:type="dxa"/>
              <w:left w:w="115" w:type="dxa"/>
              <w:bottom w:w="0" w:type="dxa"/>
              <w:right w:w="115" w:type="dxa"/>
            </w:tcMar>
            <w:hideMark/>
          </w:tcPr>
          <w:p w14:paraId="0CADDA32" w14:textId="77777777" w:rsidR="009805D3" w:rsidRPr="009805D3" w:rsidRDefault="009805D3" w:rsidP="00F86714">
            <w:pPr>
              <w:jc w:val="center"/>
            </w:pPr>
            <w:r w:rsidRPr="009805D3">
              <w:rPr>
                <w:color w:val="000000"/>
                <w:sz w:val="22"/>
                <w:szCs w:val="22"/>
              </w:rPr>
              <w:t>0.001*</w:t>
            </w:r>
          </w:p>
        </w:tc>
        <w:tc>
          <w:tcPr>
            <w:tcW w:w="1011" w:type="dxa"/>
            <w:tcMar>
              <w:top w:w="0" w:type="dxa"/>
              <w:left w:w="115" w:type="dxa"/>
              <w:bottom w:w="0" w:type="dxa"/>
              <w:right w:w="115" w:type="dxa"/>
            </w:tcMar>
            <w:hideMark/>
          </w:tcPr>
          <w:p w14:paraId="049873D4" w14:textId="3AC4534A" w:rsidR="009805D3" w:rsidRPr="009805D3" w:rsidRDefault="001C4A1F" w:rsidP="00F86714">
            <w:pPr>
              <w:jc w:val="center"/>
              <w:rPr>
                <w:sz w:val="22"/>
                <w:szCs w:val="22"/>
              </w:rPr>
            </w:pPr>
            <w:r>
              <w:rPr>
                <w:sz w:val="22"/>
                <w:szCs w:val="22"/>
              </w:rPr>
              <w:t>0.004</w:t>
            </w:r>
            <w:r w:rsidRPr="009805D3">
              <w:rPr>
                <w:color w:val="000000"/>
                <w:sz w:val="22"/>
                <w:szCs w:val="22"/>
              </w:rPr>
              <w:t>*</w:t>
            </w:r>
          </w:p>
        </w:tc>
        <w:tc>
          <w:tcPr>
            <w:tcW w:w="1010" w:type="dxa"/>
            <w:gridSpan w:val="2"/>
            <w:tcMar>
              <w:top w:w="0" w:type="dxa"/>
              <w:left w:w="115" w:type="dxa"/>
              <w:bottom w:w="0" w:type="dxa"/>
              <w:right w:w="115" w:type="dxa"/>
            </w:tcMar>
            <w:hideMark/>
          </w:tcPr>
          <w:p w14:paraId="67A04050" w14:textId="77777777" w:rsidR="009805D3" w:rsidRPr="009805D3" w:rsidRDefault="009805D3" w:rsidP="00F86714">
            <w:pPr>
              <w:jc w:val="center"/>
            </w:pPr>
            <w:r w:rsidRPr="009805D3">
              <w:rPr>
                <w:color w:val="000000"/>
                <w:sz w:val="22"/>
                <w:szCs w:val="22"/>
              </w:rPr>
              <w:t>0.114*</w:t>
            </w:r>
          </w:p>
        </w:tc>
        <w:tc>
          <w:tcPr>
            <w:tcW w:w="1011" w:type="dxa"/>
            <w:tcMar>
              <w:top w:w="0" w:type="dxa"/>
              <w:left w:w="115" w:type="dxa"/>
              <w:bottom w:w="0" w:type="dxa"/>
              <w:right w:w="115" w:type="dxa"/>
            </w:tcMar>
            <w:hideMark/>
          </w:tcPr>
          <w:p w14:paraId="09D03507" w14:textId="77777777" w:rsidR="009805D3" w:rsidRPr="009805D3" w:rsidRDefault="009805D3" w:rsidP="00F86714">
            <w:pPr>
              <w:jc w:val="center"/>
            </w:pPr>
            <w:r w:rsidRPr="009805D3">
              <w:rPr>
                <w:color w:val="000000"/>
                <w:sz w:val="22"/>
                <w:szCs w:val="22"/>
              </w:rPr>
              <w:t>-0.014*</w:t>
            </w:r>
          </w:p>
        </w:tc>
        <w:tc>
          <w:tcPr>
            <w:tcW w:w="1011" w:type="dxa"/>
            <w:tcMar>
              <w:top w:w="0" w:type="dxa"/>
              <w:left w:w="115" w:type="dxa"/>
              <w:bottom w:w="0" w:type="dxa"/>
              <w:right w:w="115" w:type="dxa"/>
            </w:tcMar>
            <w:hideMark/>
          </w:tcPr>
          <w:p w14:paraId="138EF99B" w14:textId="7F6EB0CF" w:rsidR="009805D3" w:rsidRPr="009805D3" w:rsidRDefault="001C4A1F" w:rsidP="00F86714">
            <w:pPr>
              <w:jc w:val="center"/>
              <w:rPr>
                <w:sz w:val="22"/>
                <w:szCs w:val="22"/>
              </w:rPr>
            </w:pPr>
            <w:r>
              <w:rPr>
                <w:sz w:val="22"/>
                <w:szCs w:val="22"/>
              </w:rPr>
              <w:t>0.064</w:t>
            </w:r>
            <w:r w:rsidRPr="009805D3">
              <w:rPr>
                <w:color w:val="000000"/>
                <w:sz w:val="22"/>
                <w:szCs w:val="22"/>
              </w:rPr>
              <w:t>*</w:t>
            </w:r>
          </w:p>
        </w:tc>
      </w:tr>
      <w:tr w:rsidR="006318F8" w:rsidRPr="009805D3" w14:paraId="70137C57" w14:textId="77777777" w:rsidTr="00727174">
        <w:trPr>
          <w:trHeight w:hRule="exact" w:val="288"/>
        </w:trPr>
        <w:tc>
          <w:tcPr>
            <w:tcW w:w="3296" w:type="dxa"/>
            <w:tcMar>
              <w:top w:w="0" w:type="dxa"/>
              <w:left w:w="115" w:type="dxa"/>
              <w:bottom w:w="0" w:type="dxa"/>
              <w:right w:w="115" w:type="dxa"/>
            </w:tcMar>
            <w:hideMark/>
          </w:tcPr>
          <w:p w14:paraId="7B5D179F" w14:textId="77777777" w:rsidR="009805D3" w:rsidRPr="009805D3" w:rsidRDefault="009805D3" w:rsidP="00F86714">
            <w:r w:rsidRPr="009805D3">
              <w:rPr>
                <w:color w:val="000000"/>
                <w:sz w:val="22"/>
                <w:szCs w:val="22"/>
              </w:rPr>
              <w:t>Hispanic</w:t>
            </w:r>
          </w:p>
        </w:tc>
        <w:tc>
          <w:tcPr>
            <w:tcW w:w="1010" w:type="dxa"/>
            <w:tcMar>
              <w:top w:w="0" w:type="dxa"/>
              <w:left w:w="115" w:type="dxa"/>
              <w:bottom w:w="0" w:type="dxa"/>
              <w:right w:w="115" w:type="dxa"/>
            </w:tcMar>
            <w:hideMark/>
          </w:tcPr>
          <w:p w14:paraId="3D6024C6" w14:textId="77777777" w:rsidR="009805D3" w:rsidRPr="009805D3" w:rsidRDefault="009805D3" w:rsidP="00F86714">
            <w:pPr>
              <w:jc w:val="center"/>
            </w:pPr>
            <w:r w:rsidRPr="009805D3">
              <w:rPr>
                <w:color w:val="000000"/>
                <w:sz w:val="22"/>
                <w:szCs w:val="22"/>
              </w:rPr>
              <w:t>-0.063*</w:t>
            </w:r>
          </w:p>
        </w:tc>
        <w:tc>
          <w:tcPr>
            <w:tcW w:w="1011" w:type="dxa"/>
            <w:tcMar>
              <w:top w:w="0" w:type="dxa"/>
              <w:left w:w="115" w:type="dxa"/>
              <w:bottom w:w="0" w:type="dxa"/>
              <w:right w:w="115" w:type="dxa"/>
            </w:tcMar>
            <w:hideMark/>
          </w:tcPr>
          <w:p w14:paraId="2C6F9D11" w14:textId="77777777" w:rsidR="009805D3" w:rsidRPr="009805D3" w:rsidRDefault="009805D3" w:rsidP="00F86714">
            <w:pPr>
              <w:jc w:val="center"/>
            </w:pPr>
            <w:r w:rsidRPr="009805D3">
              <w:rPr>
                <w:color w:val="000000"/>
                <w:sz w:val="22"/>
                <w:szCs w:val="22"/>
              </w:rPr>
              <w:t>-0.097*</w:t>
            </w:r>
          </w:p>
        </w:tc>
        <w:tc>
          <w:tcPr>
            <w:tcW w:w="1011" w:type="dxa"/>
            <w:tcMar>
              <w:top w:w="0" w:type="dxa"/>
              <w:left w:w="115" w:type="dxa"/>
              <w:bottom w:w="0" w:type="dxa"/>
              <w:right w:w="115" w:type="dxa"/>
            </w:tcMar>
            <w:hideMark/>
          </w:tcPr>
          <w:p w14:paraId="50E9668C" w14:textId="18BC1B2C" w:rsidR="009805D3" w:rsidRPr="009805D3" w:rsidRDefault="001C4A1F" w:rsidP="00F86714">
            <w:pPr>
              <w:jc w:val="center"/>
              <w:rPr>
                <w:sz w:val="22"/>
                <w:szCs w:val="22"/>
              </w:rPr>
            </w:pPr>
            <w:r>
              <w:rPr>
                <w:sz w:val="22"/>
                <w:szCs w:val="22"/>
              </w:rPr>
              <w:t>-0.106</w:t>
            </w:r>
            <w:r w:rsidRPr="009805D3">
              <w:rPr>
                <w:color w:val="000000"/>
                <w:sz w:val="22"/>
                <w:szCs w:val="22"/>
              </w:rPr>
              <w:t>*</w:t>
            </w:r>
          </w:p>
        </w:tc>
        <w:tc>
          <w:tcPr>
            <w:tcW w:w="1010" w:type="dxa"/>
            <w:gridSpan w:val="2"/>
            <w:tcMar>
              <w:top w:w="0" w:type="dxa"/>
              <w:left w:w="115" w:type="dxa"/>
              <w:bottom w:w="0" w:type="dxa"/>
              <w:right w:w="115" w:type="dxa"/>
            </w:tcMar>
            <w:hideMark/>
          </w:tcPr>
          <w:p w14:paraId="250FECBE" w14:textId="77777777" w:rsidR="009805D3" w:rsidRPr="009805D3" w:rsidRDefault="009805D3" w:rsidP="00F86714">
            <w:pPr>
              <w:jc w:val="center"/>
            </w:pPr>
            <w:r w:rsidRPr="009805D3">
              <w:rPr>
                <w:color w:val="000000"/>
                <w:sz w:val="22"/>
                <w:szCs w:val="22"/>
              </w:rPr>
              <w:t>-0.069*</w:t>
            </w:r>
          </w:p>
        </w:tc>
        <w:tc>
          <w:tcPr>
            <w:tcW w:w="1011" w:type="dxa"/>
            <w:tcMar>
              <w:top w:w="0" w:type="dxa"/>
              <w:left w:w="115" w:type="dxa"/>
              <w:bottom w:w="0" w:type="dxa"/>
              <w:right w:w="115" w:type="dxa"/>
            </w:tcMar>
            <w:hideMark/>
          </w:tcPr>
          <w:p w14:paraId="6EF9ED5E" w14:textId="77777777" w:rsidR="009805D3" w:rsidRPr="009805D3" w:rsidRDefault="009805D3" w:rsidP="00F86714">
            <w:pPr>
              <w:jc w:val="center"/>
            </w:pPr>
            <w:r w:rsidRPr="009805D3">
              <w:rPr>
                <w:color w:val="000000"/>
                <w:sz w:val="22"/>
                <w:szCs w:val="22"/>
              </w:rPr>
              <w:t>-0.094*</w:t>
            </w:r>
          </w:p>
        </w:tc>
        <w:tc>
          <w:tcPr>
            <w:tcW w:w="1011" w:type="dxa"/>
            <w:tcMar>
              <w:top w:w="0" w:type="dxa"/>
              <w:left w:w="115" w:type="dxa"/>
              <w:bottom w:w="0" w:type="dxa"/>
              <w:right w:w="115" w:type="dxa"/>
            </w:tcMar>
            <w:hideMark/>
          </w:tcPr>
          <w:p w14:paraId="05141FC5" w14:textId="5481FA6C" w:rsidR="009805D3" w:rsidRPr="009805D3" w:rsidRDefault="001C4A1F" w:rsidP="00F86714">
            <w:pPr>
              <w:jc w:val="center"/>
              <w:rPr>
                <w:sz w:val="22"/>
                <w:szCs w:val="22"/>
              </w:rPr>
            </w:pPr>
            <w:r>
              <w:rPr>
                <w:sz w:val="22"/>
                <w:szCs w:val="22"/>
              </w:rPr>
              <w:t>-0.111</w:t>
            </w:r>
            <w:r w:rsidRPr="009805D3">
              <w:rPr>
                <w:color w:val="000000"/>
                <w:sz w:val="22"/>
                <w:szCs w:val="22"/>
              </w:rPr>
              <w:t>*</w:t>
            </w:r>
          </w:p>
        </w:tc>
      </w:tr>
      <w:tr w:rsidR="006318F8" w:rsidRPr="009805D3" w14:paraId="276526D8" w14:textId="77777777" w:rsidTr="00727174">
        <w:trPr>
          <w:trHeight w:hRule="exact" w:val="288"/>
        </w:trPr>
        <w:tc>
          <w:tcPr>
            <w:tcW w:w="3296" w:type="dxa"/>
            <w:tcMar>
              <w:top w:w="0" w:type="dxa"/>
              <w:left w:w="115" w:type="dxa"/>
              <w:bottom w:w="0" w:type="dxa"/>
              <w:right w:w="115" w:type="dxa"/>
            </w:tcMar>
            <w:hideMark/>
          </w:tcPr>
          <w:p w14:paraId="36960327" w14:textId="77777777" w:rsidR="009805D3" w:rsidRPr="009805D3" w:rsidRDefault="009805D3" w:rsidP="00F86714">
            <w:r w:rsidRPr="009805D3">
              <w:rPr>
                <w:color w:val="000000"/>
                <w:sz w:val="22"/>
                <w:szCs w:val="22"/>
              </w:rPr>
              <w:t>Other</w:t>
            </w:r>
          </w:p>
        </w:tc>
        <w:tc>
          <w:tcPr>
            <w:tcW w:w="1010" w:type="dxa"/>
            <w:tcMar>
              <w:top w:w="0" w:type="dxa"/>
              <w:left w:w="115" w:type="dxa"/>
              <w:bottom w:w="0" w:type="dxa"/>
              <w:right w:w="115" w:type="dxa"/>
            </w:tcMar>
            <w:hideMark/>
          </w:tcPr>
          <w:p w14:paraId="3403B839" w14:textId="77777777" w:rsidR="009805D3" w:rsidRPr="009805D3" w:rsidRDefault="009805D3" w:rsidP="00F86714">
            <w:pPr>
              <w:jc w:val="center"/>
            </w:pPr>
            <w:r w:rsidRPr="009805D3">
              <w:rPr>
                <w:color w:val="000000"/>
                <w:sz w:val="22"/>
                <w:szCs w:val="22"/>
              </w:rPr>
              <w:t>-0.068*</w:t>
            </w:r>
          </w:p>
        </w:tc>
        <w:tc>
          <w:tcPr>
            <w:tcW w:w="1011" w:type="dxa"/>
            <w:tcMar>
              <w:top w:w="0" w:type="dxa"/>
              <w:left w:w="115" w:type="dxa"/>
              <w:bottom w:w="0" w:type="dxa"/>
              <w:right w:w="115" w:type="dxa"/>
            </w:tcMar>
            <w:hideMark/>
          </w:tcPr>
          <w:p w14:paraId="0DBF405F" w14:textId="77777777" w:rsidR="009805D3" w:rsidRPr="009805D3" w:rsidRDefault="009805D3" w:rsidP="00F86714">
            <w:pPr>
              <w:jc w:val="center"/>
            </w:pPr>
            <w:r w:rsidRPr="009805D3">
              <w:rPr>
                <w:color w:val="000000"/>
                <w:sz w:val="22"/>
                <w:szCs w:val="22"/>
              </w:rPr>
              <w:t>-0.039*</w:t>
            </w:r>
          </w:p>
        </w:tc>
        <w:tc>
          <w:tcPr>
            <w:tcW w:w="1011" w:type="dxa"/>
            <w:tcMar>
              <w:top w:w="0" w:type="dxa"/>
              <w:left w:w="115" w:type="dxa"/>
              <w:bottom w:w="0" w:type="dxa"/>
              <w:right w:w="115" w:type="dxa"/>
            </w:tcMar>
            <w:hideMark/>
          </w:tcPr>
          <w:p w14:paraId="7D1531EF" w14:textId="036B1FEF" w:rsidR="009805D3" w:rsidRPr="009805D3" w:rsidRDefault="001C4A1F" w:rsidP="00F86714">
            <w:pPr>
              <w:jc w:val="center"/>
              <w:rPr>
                <w:sz w:val="22"/>
                <w:szCs w:val="22"/>
              </w:rPr>
            </w:pPr>
            <w:r>
              <w:rPr>
                <w:sz w:val="22"/>
                <w:szCs w:val="22"/>
              </w:rPr>
              <w:t>-0.049</w:t>
            </w:r>
            <w:r w:rsidRPr="009805D3">
              <w:rPr>
                <w:color w:val="000000"/>
                <w:sz w:val="22"/>
                <w:szCs w:val="22"/>
              </w:rPr>
              <w:t>*</w:t>
            </w:r>
          </w:p>
        </w:tc>
        <w:tc>
          <w:tcPr>
            <w:tcW w:w="1010" w:type="dxa"/>
            <w:gridSpan w:val="2"/>
            <w:tcMar>
              <w:top w:w="0" w:type="dxa"/>
              <w:left w:w="115" w:type="dxa"/>
              <w:bottom w:w="0" w:type="dxa"/>
              <w:right w:w="115" w:type="dxa"/>
            </w:tcMar>
            <w:hideMark/>
          </w:tcPr>
          <w:p w14:paraId="31298B39" w14:textId="77777777" w:rsidR="009805D3" w:rsidRPr="009805D3" w:rsidRDefault="009805D3" w:rsidP="00F86714">
            <w:pPr>
              <w:jc w:val="center"/>
            </w:pPr>
            <w:r w:rsidRPr="009805D3">
              <w:rPr>
                <w:color w:val="000000"/>
                <w:sz w:val="22"/>
                <w:szCs w:val="22"/>
              </w:rPr>
              <w:t>-0.012*</w:t>
            </w:r>
          </w:p>
        </w:tc>
        <w:tc>
          <w:tcPr>
            <w:tcW w:w="1011" w:type="dxa"/>
            <w:tcMar>
              <w:top w:w="0" w:type="dxa"/>
              <w:left w:w="115" w:type="dxa"/>
              <w:bottom w:w="0" w:type="dxa"/>
              <w:right w:w="115" w:type="dxa"/>
            </w:tcMar>
            <w:hideMark/>
          </w:tcPr>
          <w:p w14:paraId="21CEC4AE" w14:textId="77777777" w:rsidR="009805D3" w:rsidRPr="009805D3" w:rsidRDefault="009805D3" w:rsidP="00F86714">
            <w:pPr>
              <w:jc w:val="center"/>
            </w:pPr>
            <w:r w:rsidRPr="009805D3">
              <w:rPr>
                <w:color w:val="000000"/>
                <w:sz w:val="22"/>
                <w:szCs w:val="22"/>
              </w:rPr>
              <w:t>-0.043*</w:t>
            </w:r>
          </w:p>
        </w:tc>
        <w:tc>
          <w:tcPr>
            <w:tcW w:w="1011" w:type="dxa"/>
            <w:tcMar>
              <w:top w:w="0" w:type="dxa"/>
              <w:left w:w="115" w:type="dxa"/>
              <w:bottom w:w="0" w:type="dxa"/>
              <w:right w:w="115" w:type="dxa"/>
            </w:tcMar>
            <w:hideMark/>
          </w:tcPr>
          <w:p w14:paraId="145BF8D1" w14:textId="1970D994" w:rsidR="009805D3" w:rsidRPr="009805D3" w:rsidRDefault="001C4A1F" w:rsidP="00F86714">
            <w:pPr>
              <w:jc w:val="center"/>
              <w:rPr>
                <w:sz w:val="22"/>
                <w:szCs w:val="22"/>
              </w:rPr>
            </w:pPr>
            <w:r>
              <w:rPr>
                <w:sz w:val="22"/>
                <w:szCs w:val="22"/>
              </w:rPr>
              <w:t>-0.035</w:t>
            </w:r>
            <w:r w:rsidRPr="009805D3">
              <w:rPr>
                <w:color w:val="000000"/>
                <w:sz w:val="22"/>
                <w:szCs w:val="22"/>
              </w:rPr>
              <w:t>*</w:t>
            </w:r>
          </w:p>
        </w:tc>
      </w:tr>
      <w:tr w:rsidR="006318F8" w:rsidRPr="009805D3" w14:paraId="7D5F87A2" w14:textId="77777777" w:rsidTr="00727174">
        <w:trPr>
          <w:trHeight w:hRule="exact" w:val="288"/>
        </w:trPr>
        <w:tc>
          <w:tcPr>
            <w:tcW w:w="3296" w:type="dxa"/>
            <w:tcMar>
              <w:top w:w="0" w:type="dxa"/>
              <w:left w:w="115" w:type="dxa"/>
              <w:bottom w:w="0" w:type="dxa"/>
              <w:right w:w="115" w:type="dxa"/>
            </w:tcMar>
            <w:hideMark/>
          </w:tcPr>
          <w:p w14:paraId="6E8FF9CB" w14:textId="77777777" w:rsidR="009805D3" w:rsidRPr="009805D3" w:rsidRDefault="009805D3" w:rsidP="00F86714">
            <w:r w:rsidRPr="009805D3">
              <w:rPr>
                <w:color w:val="000000"/>
                <w:sz w:val="22"/>
                <w:szCs w:val="22"/>
              </w:rPr>
              <w:t>Private</w:t>
            </w:r>
          </w:p>
        </w:tc>
        <w:tc>
          <w:tcPr>
            <w:tcW w:w="1010" w:type="dxa"/>
            <w:tcMar>
              <w:top w:w="0" w:type="dxa"/>
              <w:left w:w="115" w:type="dxa"/>
              <w:bottom w:w="0" w:type="dxa"/>
              <w:right w:w="115" w:type="dxa"/>
            </w:tcMar>
            <w:hideMark/>
          </w:tcPr>
          <w:p w14:paraId="246ECBF8" w14:textId="77777777" w:rsidR="009805D3" w:rsidRPr="009805D3" w:rsidRDefault="009805D3" w:rsidP="00F86714">
            <w:pPr>
              <w:jc w:val="center"/>
            </w:pPr>
            <w:r w:rsidRPr="009805D3">
              <w:rPr>
                <w:color w:val="000000"/>
                <w:sz w:val="22"/>
                <w:szCs w:val="22"/>
              </w:rPr>
              <w:t>-0.010*</w:t>
            </w:r>
          </w:p>
        </w:tc>
        <w:tc>
          <w:tcPr>
            <w:tcW w:w="1011" w:type="dxa"/>
            <w:tcMar>
              <w:top w:w="0" w:type="dxa"/>
              <w:left w:w="115" w:type="dxa"/>
              <w:bottom w:w="0" w:type="dxa"/>
              <w:right w:w="115" w:type="dxa"/>
            </w:tcMar>
            <w:hideMark/>
          </w:tcPr>
          <w:p w14:paraId="4993C03C" w14:textId="77777777" w:rsidR="009805D3" w:rsidRPr="009805D3" w:rsidRDefault="009805D3" w:rsidP="00F86714">
            <w:pPr>
              <w:jc w:val="center"/>
            </w:pPr>
            <w:r w:rsidRPr="009805D3">
              <w:rPr>
                <w:color w:val="000000"/>
                <w:sz w:val="22"/>
                <w:szCs w:val="22"/>
              </w:rPr>
              <w:t>0.005*</w:t>
            </w:r>
          </w:p>
        </w:tc>
        <w:tc>
          <w:tcPr>
            <w:tcW w:w="1011" w:type="dxa"/>
            <w:tcMar>
              <w:top w:w="0" w:type="dxa"/>
              <w:left w:w="115" w:type="dxa"/>
              <w:bottom w:w="0" w:type="dxa"/>
              <w:right w:w="115" w:type="dxa"/>
            </w:tcMar>
            <w:hideMark/>
          </w:tcPr>
          <w:p w14:paraId="4442A127" w14:textId="3FB4C919" w:rsidR="009805D3" w:rsidRPr="009805D3" w:rsidRDefault="001C4A1F" w:rsidP="00F86714">
            <w:pPr>
              <w:jc w:val="center"/>
              <w:rPr>
                <w:sz w:val="22"/>
                <w:szCs w:val="22"/>
              </w:rPr>
            </w:pPr>
            <w:r>
              <w:rPr>
                <w:sz w:val="22"/>
                <w:szCs w:val="22"/>
              </w:rPr>
              <w:t>-0.003</w:t>
            </w:r>
            <w:r w:rsidRPr="009805D3">
              <w:rPr>
                <w:color w:val="000000"/>
                <w:sz w:val="22"/>
                <w:szCs w:val="22"/>
              </w:rPr>
              <w:t>*</w:t>
            </w:r>
          </w:p>
        </w:tc>
        <w:tc>
          <w:tcPr>
            <w:tcW w:w="1010" w:type="dxa"/>
            <w:gridSpan w:val="2"/>
            <w:tcMar>
              <w:top w:w="0" w:type="dxa"/>
              <w:left w:w="115" w:type="dxa"/>
              <w:bottom w:w="0" w:type="dxa"/>
              <w:right w:w="115" w:type="dxa"/>
            </w:tcMar>
            <w:hideMark/>
          </w:tcPr>
          <w:p w14:paraId="4B2D2976" w14:textId="77777777" w:rsidR="009805D3" w:rsidRPr="009805D3" w:rsidRDefault="009805D3" w:rsidP="00F86714">
            <w:pPr>
              <w:jc w:val="center"/>
            </w:pPr>
            <w:r w:rsidRPr="009805D3">
              <w:rPr>
                <w:color w:val="000000"/>
                <w:sz w:val="22"/>
                <w:szCs w:val="22"/>
              </w:rPr>
              <w:t>0.040*</w:t>
            </w:r>
          </w:p>
        </w:tc>
        <w:tc>
          <w:tcPr>
            <w:tcW w:w="1011" w:type="dxa"/>
            <w:tcMar>
              <w:top w:w="0" w:type="dxa"/>
              <w:left w:w="115" w:type="dxa"/>
              <w:bottom w:w="0" w:type="dxa"/>
              <w:right w:w="115" w:type="dxa"/>
            </w:tcMar>
            <w:hideMark/>
          </w:tcPr>
          <w:p w14:paraId="1E9C7AF9" w14:textId="77777777" w:rsidR="009805D3" w:rsidRPr="009805D3" w:rsidRDefault="009805D3" w:rsidP="00F86714">
            <w:pPr>
              <w:jc w:val="center"/>
            </w:pPr>
            <w:r w:rsidRPr="009805D3">
              <w:rPr>
                <w:color w:val="000000"/>
                <w:sz w:val="22"/>
                <w:szCs w:val="22"/>
              </w:rPr>
              <w:t>0.006*</w:t>
            </w:r>
          </w:p>
        </w:tc>
        <w:tc>
          <w:tcPr>
            <w:tcW w:w="1011" w:type="dxa"/>
            <w:tcMar>
              <w:top w:w="0" w:type="dxa"/>
              <w:left w:w="115" w:type="dxa"/>
              <w:bottom w:w="0" w:type="dxa"/>
              <w:right w:w="115" w:type="dxa"/>
            </w:tcMar>
            <w:hideMark/>
          </w:tcPr>
          <w:p w14:paraId="74265388" w14:textId="1957BC2A" w:rsidR="009805D3" w:rsidRPr="009805D3" w:rsidRDefault="001C4A1F" w:rsidP="00F86714">
            <w:pPr>
              <w:jc w:val="center"/>
              <w:rPr>
                <w:sz w:val="22"/>
                <w:szCs w:val="22"/>
              </w:rPr>
            </w:pPr>
            <w:r>
              <w:rPr>
                <w:sz w:val="22"/>
                <w:szCs w:val="22"/>
              </w:rPr>
              <w:t>0.021</w:t>
            </w:r>
            <w:r w:rsidRPr="009805D3">
              <w:rPr>
                <w:color w:val="000000"/>
                <w:sz w:val="22"/>
                <w:szCs w:val="22"/>
              </w:rPr>
              <w:t>*</w:t>
            </w:r>
          </w:p>
        </w:tc>
      </w:tr>
      <w:tr w:rsidR="006318F8" w:rsidRPr="009805D3" w14:paraId="191E9D09" w14:textId="77777777" w:rsidTr="00727174">
        <w:trPr>
          <w:trHeight w:hRule="exact" w:val="288"/>
        </w:trPr>
        <w:tc>
          <w:tcPr>
            <w:tcW w:w="3296" w:type="dxa"/>
            <w:tcBorders>
              <w:bottom w:val="single" w:sz="4" w:space="0" w:color="000000"/>
            </w:tcBorders>
            <w:tcMar>
              <w:top w:w="0" w:type="dxa"/>
              <w:left w:w="115" w:type="dxa"/>
              <w:bottom w:w="0" w:type="dxa"/>
              <w:right w:w="115" w:type="dxa"/>
            </w:tcMar>
            <w:hideMark/>
          </w:tcPr>
          <w:p w14:paraId="54E33C2D" w14:textId="77777777" w:rsidR="009805D3" w:rsidRPr="009805D3" w:rsidRDefault="009805D3" w:rsidP="00F86714">
            <w:r w:rsidRPr="009805D3">
              <w:rPr>
                <w:color w:val="000000"/>
                <w:sz w:val="22"/>
                <w:szCs w:val="22"/>
              </w:rPr>
              <w:t>Public</w:t>
            </w:r>
          </w:p>
        </w:tc>
        <w:tc>
          <w:tcPr>
            <w:tcW w:w="1010" w:type="dxa"/>
            <w:tcBorders>
              <w:bottom w:val="single" w:sz="4" w:space="0" w:color="000000"/>
            </w:tcBorders>
            <w:tcMar>
              <w:top w:w="0" w:type="dxa"/>
              <w:left w:w="115" w:type="dxa"/>
              <w:bottom w:w="0" w:type="dxa"/>
              <w:right w:w="115" w:type="dxa"/>
            </w:tcMar>
            <w:hideMark/>
          </w:tcPr>
          <w:p w14:paraId="2C885A99" w14:textId="77777777" w:rsidR="009805D3" w:rsidRPr="009805D3" w:rsidRDefault="009805D3" w:rsidP="00F86714">
            <w:pPr>
              <w:jc w:val="center"/>
            </w:pPr>
            <w:r w:rsidRPr="009805D3">
              <w:rPr>
                <w:color w:val="000000"/>
                <w:sz w:val="22"/>
                <w:szCs w:val="22"/>
              </w:rPr>
              <w:t>0.042*</w:t>
            </w:r>
          </w:p>
        </w:tc>
        <w:tc>
          <w:tcPr>
            <w:tcW w:w="1011" w:type="dxa"/>
            <w:tcBorders>
              <w:bottom w:val="single" w:sz="4" w:space="0" w:color="000000"/>
            </w:tcBorders>
            <w:tcMar>
              <w:top w:w="0" w:type="dxa"/>
              <w:left w:w="115" w:type="dxa"/>
              <w:bottom w:w="0" w:type="dxa"/>
              <w:right w:w="115" w:type="dxa"/>
            </w:tcMar>
            <w:hideMark/>
          </w:tcPr>
          <w:p w14:paraId="060867AB" w14:textId="77777777" w:rsidR="009805D3" w:rsidRPr="009805D3" w:rsidRDefault="009805D3" w:rsidP="00F86714">
            <w:pPr>
              <w:jc w:val="center"/>
            </w:pPr>
            <w:r w:rsidRPr="009805D3">
              <w:rPr>
                <w:color w:val="000000"/>
                <w:sz w:val="22"/>
                <w:szCs w:val="22"/>
              </w:rPr>
              <w:t>-0.022*</w:t>
            </w:r>
          </w:p>
        </w:tc>
        <w:tc>
          <w:tcPr>
            <w:tcW w:w="1011" w:type="dxa"/>
            <w:tcBorders>
              <w:bottom w:val="single" w:sz="4" w:space="0" w:color="000000"/>
            </w:tcBorders>
            <w:tcMar>
              <w:top w:w="0" w:type="dxa"/>
              <w:left w:w="115" w:type="dxa"/>
              <w:bottom w:w="0" w:type="dxa"/>
              <w:right w:w="115" w:type="dxa"/>
            </w:tcMar>
            <w:hideMark/>
          </w:tcPr>
          <w:p w14:paraId="0B7DB48F" w14:textId="1593A38B" w:rsidR="009805D3" w:rsidRPr="009805D3" w:rsidRDefault="001C4A1F" w:rsidP="00F86714">
            <w:pPr>
              <w:jc w:val="center"/>
              <w:rPr>
                <w:sz w:val="22"/>
                <w:szCs w:val="22"/>
              </w:rPr>
            </w:pPr>
            <w:r>
              <w:rPr>
                <w:sz w:val="22"/>
                <w:szCs w:val="22"/>
              </w:rPr>
              <w:t>0.013</w:t>
            </w:r>
            <w:r w:rsidRPr="009805D3">
              <w:rPr>
                <w:color w:val="000000"/>
                <w:sz w:val="22"/>
                <w:szCs w:val="22"/>
              </w:rPr>
              <w:t>*</w:t>
            </w:r>
          </w:p>
        </w:tc>
        <w:tc>
          <w:tcPr>
            <w:tcW w:w="1010" w:type="dxa"/>
            <w:gridSpan w:val="2"/>
            <w:tcBorders>
              <w:bottom w:val="single" w:sz="4" w:space="0" w:color="000000"/>
            </w:tcBorders>
            <w:tcMar>
              <w:top w:w="0" w:type="dxa"/>
              <w:left w:w="115" w:type="dxa"/>
              <w:bottom w:w="0" w:type="dxa"/>
              <w:right w:w="115" w:type="dxa"/>
            </w:tcMar>
            <w:hideMark/>
          </w:tcPr>
          <w:p w14:paraId="70849695" w14:textId="77777777" w:rsidR="009805D3" w:rsidRPr="009805D3" w:rsidRDefault="009805D3" w:rsidP="00F86714">
            <w:pPr>
              <w:jc w:val="center"/>
            </w:pPr>
            <w:r w:rsidRPr="009805D3">
              <w:rPr>
                <w:color w:val="000000"/>
                <w:sz w:val="22"/>
                <w:szCs w:val="22"/>
              </w:rPr>
              <w:t>-0.176*</w:t>
            </w:r>
          </w:p>
        </w:tc>
        <w:tc>
          <w:tcPr>
            <w:tcW w:w="1011" w:type="dxa"/>
            <w:tcBorders>
              <w:bottom w:val="single" w:sz="4" w:space="0" w:color="000000"/>
            </w:tcBorders>
            <w:tcMar>
              <w:top w:w="0" w:type="dxa"/>
              <w:left w:w="115" w:type="dxa"/>
              <w:bottom w:w="0" w:type="dxa"/>
              <w:right w:w="115" w:type="dxa"/>
            </w:tcMar>
            <w:hideMark/>
          </w:tcPr>
          <w:p w14:paraId="2991BAA8" w14:textId="77777777" w:rsidR="009805D3" w:rsidRPr="009805D3" w:rsidRDefault="009805D3" w:rsidP="00F86714">
            <w:pPr>
              <w:jc w:val="center"/>
            </w:pPr>
            <w:r w:rsidRPr="009805D3">
              <w:rPr>
                <w:color w:val="000000"/>
                <w:sz w:val="22"/>
                <w:szCs w:val="22"/>
              </w:rPr>
              <w:t>-0.027*</w:t>
            </w:r>
          </w:p>
        </w:tc>
        <w:tc>
          <w:tcPr>
            <w:tcW w:w="1011" w:type="dxa"/>
            <w:tcBorders>
              <w:bottom w:val="single" w:sz="4" w:space="0" w:color="000000"/>
            </w:tcBorders>
            <w:tcMar>
              <w:top w:w="0" w:type="dxa"/>
              <w:left w:w="115" w:type="dxa"/>
              <w:bottom w:w="0" w:type="dxa"/>
              <w:right w:w="115" w:type="dxa"/>
            </w:tcMar>
            <w:hideMark/>
          </w:tcPr>
          <w:p w14:paraId="56B2817E" w14:textId="55DA4FFA" w:rsidR="009805D3" w:rsidRPr="009805D3" w:rsidRDefault="001C4A1F" w:rsidP="00F86714">
            <w:pPr>
              <w:jc w:val="center"/>
              <w:rPr>
                <w:sz w:val="22"/>
                <w:szCs w:val="22"/>
              </w:rPr>
            </w:pPr>
            <w:r>
              <w:rPr>
                <w:sz w:val="22"/>
                <w:szCs w:val="22"/>
              </w:rPr>
              <w:t>-0.091</w:t>
            </w:r>
            <w:r w:rsidRPr="009805D3">
              <w:rPr>
                <w:color w:val="000000"/>
                <w:sz w:val="22"/>
                <w:szCs w:val="22"/>
              </w:rPr>
              <w:t>*</w:t>
            </w:r>
          </w:p>
        </w:tc>
      </w:tr>
      <w:tr w:rsidR="009805D3" w:rsidRPr="009805D3" w14:paraId="12E7B4B9" w14:textId="77777777" w:rsidTr="00727174">
        <w:trPr>
          <w:trHeight w:hRule="exact" w:val="1027"/>
        </w:trPr>
        <w:tc>
          <w:tcPr>
            <w:tcW w:w="9360" w:type="dxa"/>
            <w:gridSpan w:val="8"/>
            <w:tcBorders>
              <w:top w:val="single" w:sz="4" w:space="0" w:color="000000"/>
            </w:tcBorders>
            <w:tcMar>
              <w:top w:w="0" w:type="dxa"/>
              <w:left w:w="115" w:type="dxa"/>
              <w:bottom w:w="0" w:type="dxa"/>
              <w:right w:w="115" w:type="dxa"/>
            </w:tcMar>
            <w:hideMark/>
          </w:tcPr>
          <w:p w14:paraId="467B2914" w14:textId="000B34DD" w:rsidR="009805D3" w:rsidRPr="009805D3" w:rsidRDefault="009805D3" w:rsidP="00F86714">
            <w:pPr>
              <w:rPr>
                <w:sz w:val="22"/>
                <w:szCs w:val="22"/>
              </w:rPr>
            </w:pPr>
            <w:r w:rsidRPr="009805D3">
              <w:rPr>
                <w:i/>
                <w:iCs/>
                <w:color w:val="000000"/>
                <w:sz w:val="22"/>
                <w:szCs w:val="22"/>
              </w:rPr>
              <w:t>Note:</w:t>
            </w:r>
            <w:r w:rsidRPr="009805D3">
              <w:rPr>
                <w:color w:val="000000"/>
                <w:sz w:val="22"/>
                <w:szCs w:val="22"/>
              </w:rPr>
              <w:t xml:space="preserve"> Coefficients for the 13 industrial sectors are in the models but omitted from the table. Coefficients are normalized in reference to the returns to </w:t>
            </w:r>
            <w:r w:rsidR="0062425F">
              <w:rPr>
                <w:color w:val="000000"/>
                <w:sz w:val="22"/>
                <w:szCs w:val="22"/>
              </w:rPr>
              <w:t xml:space="preserve">the </w:t>
            </w:r>
            <w:r w:rsidRPr="009805D3">
              <w:rPr>
                <w:color w:val="000000"/>
                <w:sz w:val="22"/>
                <w:szCs w:val="22"/>
              </w:rPr>
              <w:t>“average perso</w:t>
            </w:r>
            <w:r w:rsidR="0062425F">
              <w:rPr>
                <w:color w:val="000000"/>
                <w:sz w:val="22"/>
                <w:szCs w:val="22"/>
              </w:rPr>
              <w:t xml:space="preserve">n” from a </w:t>
            </w:r>
            <w:r w:rsidR="006318F8">
              <w:rPr>
                <w:color w:val="000000"/>
                <w:sz w:val="22"/>
                <w:szCs w:val="22"/>
              </w:rPr>
              <w:t>population</w:t>
            </w:r>
            <w:r w:rsidR="0062425F">
              <w:rPr>
                <w:color w:val="000000"/>
                <w:sz w:val="22"/>
                <w:szCs w:val="22"/>
              </w:rPr>
              <w:t xml:space="preserve"> with the observed distribution of the variable for the combined 1980 and 2019 samples</w:t>
            </w:r>
            <w:r w:rsidR="006318F8">
              <w:rPr>
                <w:color w:val="000000"/>
                <w:sz w:val="22"/>
                <w:szCs w:val="22"/>
              </w:rPr>
              <w:t xml:space="preserve">. </w:t>
            </w:r>
            <w:r w:rsidRPr="009805D3">
              <w:rPr>
                <w:color w:val="000000"/>
                <w:sz w:val="22"/>
                <w:szCs w:val="22"/>
              </w:rPr>
              <w:t>See details in the Method section.</w:t>
            </w:r>
          </w:p>
          <w:p w14:paraId="7DE3B0B0" w14:textId="77777777" w:rsidR="009805D3" w:rsidRPr="009805D3" w:rsidRDefault="009805D3" w:rsidP="00F86714">
            <w:pPr>
              <w:rPr>
                <w:sz w:val="22"/>
                <w:szCs w:val="22"/>
              </w:rPr>
            </w:pPr>
            <w:r w:rsidRPr="009805D3">
              <w:rPr>
                <w:color w:val="000000"/>
                <w:sz w:val="22"/>
                <w:szCs w:val="22"/>
              </w:rPr>
              <w:t xml:space="preserve">* </w:t>
            </w:r>
            <w:r w:rsidRPr="009805D3">
              <w:rPr>
                <w:i/>
                <w:iCs/>
                <w:color w:val="000000"/>
                <w:sz w:val="22"/>
                <w:szCs w:val="22"/>
              </w:rPr>
              <w:t>p</w:t>
            </w:r>
            <w:r w:rsidRPr="009805D3">
              <w:rPr>
                <w:color w:val="000000"/>
                <w:sz w:val="22"/>
                <w:szCs w:val="22"/>
              </w:rPr>
              <w:t xml:space="preserve"> &lt; 0.05.  </w:t>
            </w:r>
          </w:p>
          <w:p w14:paraId="22FE5AA2" w14:textId="77777777" w:rsidR="009805D3" w:rsidRPr="009805D3" w:rsidRDefault="009805D3" w:rsidP="00F86714"/>
        </w:tc>
      </w:tr>
    </w:tbl>
    <w:p w14:paraId="6701490B" w14:textId="48F7AD85" w:rsidR="001C4A1F" w:rsidRDefault="001C4A1F" w:rsidP="00F86714"/>
    <w:p w14:paraId="7CF582B2" w14:textId="77777777" w:rsidR="00301C08" w:rsidRDefault="001C4A1F" w:rsidP="00301C08">
      <w:pPr>
        <w:pStyle w:val="NormalWeb"/>
        <w:spacing w:before="0" w:beforeAutospacing="0" w:after="0" w:afterAutospacing="0"/>
        <w:rPr>
          <w:b/>
          <w:bCs/>
          <w:color w:val="000000"/>
        </w:rPr>
      </w:pPr>
      <w:r>
        <w:rPr>
          <w:b/>
          <w:bCs/>
          <w:color w:val="000000"/>
        </w:rPr>
        <w:t>II. Detailed Decomposition-of-Change Adding D3 and D5 of Kim’s Scheme</w:t>
      </w:r>
    </w:p>
    <w:p w14:paraId="51247E37" w14:textId="3E941214" w:rsidR="001C4A1F" w:rsidRPr="00301C08" w:rsidRDefault="00301C08" w:rsidP="00301C08">
      <w:pPr>
        <w:pStyle w:val="NormalWeb"/>
        <w:spacing w:before="0" w:beforeAutospacing="0" w:after="0" w:afterAutospacing="0"/>
        <w:rPr>
          <w:b/>
          <w:bCs/>
          <w:color w:val="000000"/>
        </w:rPr>
      </w:pPr>
      <w:r>
        <w:rPr>
          <w:b/>
          <w:bCs/>
          <w:color w:val="000000"/>
        </w:rPr>
        <w:tab/>
      </w:r>
      <w:r w:rsidR="001C4A1F">
        <w:rPr>
          <w:color w:val="000000"/>
        </w:rPr>
        <w:t xml:space="preserve">Table A4, below, </w:t>
      </w:r>
      <w:r w:rsidR="00795CEB">
        <w:rPr>
          <w:color w:val="000000"/>
        </w:rPr>
        <w:t xml:space="preserve">extends </w:t>
      </w:r>
      <w:r w:rsidR="001C4A1F">
        <w:rPr>
          <w:color w:val="000000"/>
        </w:rPr>
        <w:t xml:space="preserve">Table </w:t>
      </w:r>
      <w:r w:rsidR="000302A9">
        <w:rPr>
          <w:color w:val="000000"/>
        </w:rPr>
        <w:t>2</w:t>
      </w:r>
      <w:r w:rsidR="001C4A1F">
        <w:rPr>
          <w:color w:val="000000"/>
        </w:rPr>
        <w:t xml:space="preserve"> in the paper; Table A4 provides the amount and percent of </w:t>
      </w:r>
      <w:r w:rsidR="006318F8">
        <w:rPr>
          <w:color w:val="000000"/>
        </w:rPr>
        <w:t xml:space="preserve">change in ln </w:t>
      </w:r>
      <w:r w:rsidR="001C4A1F">
        <w:rPr>
          <w:color w:val="000000"/>
        </w:rPr>
        <w:t xml:space="preserve">wage explained by each level of education for more components than those provided in Table </w:t>
      </w:r>
      <w:r w:rsidR="000302A9">
        <w:rPr>
          <w:color w:val="000000"/>
        </w:rPr>
        <w:t>2</w:t>
      </w:r>
      <w:r w:rsidR="001C4A1F">
        <w:rPr>
          <w:color w:val="000000"/>
        </w:rPr>
        <w:t>. In addition to D2, the pure coefficient component, and D4, the pure endowment</w:t>
      </w:r>
      <w:r w:rsidR="006318F8">
        <w:rPr>
          <w:color w:val="000000"/>
        </w:rPr>
        <w:t xml:space="preserve"> (</w:t>
      </w:r>
      <w:r w:rsidR="001C4A1F">
        <w:rPr>
          <w:color w:val="000000"/>
        </w:rPr>
        <w:t>i.e.</w:t>
      </w:r>
      <w:r w:rsidR="00A43117">
        <w:rPr>
          <w:color w:val="000000"/>
        </w:rPr>
        <w:t>,</w:t>
      </w:r>
      <w:r w:rsidR="001C4A1F">
        <w:rPr>
          <w:color w:val="000000"/>
        </w:rPr>
        <w:t xml:space="preserve"> means</w:t>
      </w:r>
      <w:r w:rsidR="006318F8">
        <w:rPr>
          <w:color w:val="000000"/>
        </w:rPr>
        <w:t xml:space="preserve">) </w:t>
      </w:r>
      <w:r w:rsidR="001C4A1F">
        <w:rPr>
          <w:color w:val="000000"/>
        </w:rPr>
        <w:t>component, Table A4 adds D3, the coefficient interaction component, and D5, the endowment interaction component. </w:t>
      </w:r>
      <w:r w:rsidR="00A43117">
        <w:rPr>
          <w:color w:val="000000"/>
        </w:rPr>
        <w:t xml:space="preserve">We also include </w:t>
      </w:r>
      <w:r w:rsidR="00870522">
        <w:rPr>
          <w:color w:val="000000"/>
        </w:rPr>
        <w:t>D2 to D5 contributed by each category of control variables.</w:t>
      </w:r>
    </w:p>
    <w:p w14:paraId="000AF6DA" w14:textId="77777777" w:rsidR="001C4A1F" w:rsidRDefault="001C4A1F" w:rsidP="00F86714"/>
    <w:tbl>
      <w:tblPr>
        <w:tblW w:w="0" w:type="auto"/>
        <w:tblLayout w:type="fixed"/>
        <w:tblCellMar>
          <w:left w:w="0" w:type="dxa"/>
          <w:right w:w="0" w:type="dxa"/>
        </w:tblCellMar>
        <w:tblLook w:val="04A0" w:firstRow="1" w:lastRow="0" w:firstColumn="1" w:lastColumn="0" w:noHBand="0" w:noVBand="1"/>
      </w:tblPr>
      <w:tblGrid>
        <w:gridCol w:w="4403"/>
        <w:gridCol w:w="2405"/>
        <w:gridCol w:w="2552"/>
      </w:tblGrid>
      <w:tr w:rsidR="001C4A1F" w:rsidRPr="001C4A1F" w14:paraId="5AF0B967" w14:textId="77777777" w:rsidTr="00727174">
        <w:trPr>
          <w:trHeight w:hRule="exact" w:val="603"/>
        </w:trPr>
        <w:tc>
          <w:tcPr>
            <w:tcW w:w="9360" w:type="dxa"/>
            <w:gridSpan w:val="3"/>
            <w:tcBorders>
              <w:bottom w:val="single" w:sz="4" w:space="0" w:color="000000"/>
            </w:tcBorders>
            <w:tcMar>
              <w:top w:w="0" w:type="dxa"/>
              <w:left w:w="108" w:type="dxa"/>
              <w:bottom w:w="0" w:type="dxa"/>
              <w:right w:w="108" w:type="dxa"/>
            </w:tcMar>
            <w:hideMark/>
          </w:tcPr>
          <w:p w14:paraId="486161C6" w14:textId="1434A1E3" w:rsidR="001C4A1F" w:rsidRPr="001C4A1F" w:rsidRDefault="001C4A1F" w:rsidP="00F86714">
            <w:pPr>
              <w:spacing w:before="40" w:after="40"/>
            </w:pPr>
            <w:r w:rsidRPr="001C4A1F">
              <w:rPr>
                <w:color w:val="000000"/>
              </w:rPr>
              <w:t xml:space="preserve">Table A4. Amount and Percent of PM-to-NPM Wage Gap Explained by </w:t>
            </w:r>
            <w:r w:rsidR="006318F8">
              <w:rPr>
                <w:color w:val="000000"/>
              </w:rPr>
              <w:t xml:space="preserve">All Variables </w:t>
            </w:r>
            <w:r w:rsidRPr="001C4A1F">
              <w:rPr>
                <w:color w:val="000000"/>
              </w:rPr>
              <w:t>from Decomposition-of-Change, 1980-2019</w:t>
            </w:r>
            <w:r w:rsidR="008D6D48">
              <w:rPr>
                <w:color w:val="000000"/>
              </w:rPr>
              <w:t>, i</w:t>
            </w:r>
            <w:r w:rsidRPr="001C4A1F">
              <w:rPr>
                <w:color w:val="000000"/>
              </w:rPr>
              <w:t>ncluding D3 and D5</w:t>
            </w:r>
          </w:p>
        </w:tc>
      </w:tr>
      <w:tr w:rsidR="001C4A1F" w:rsidRPr="001C4A1F" w14:paraId="33D76B68" w14:textId="77777777" w:rsidTr="00727174">
        <w:trPr>
          <w:trHeight w:hRule="exact" w:val="379"/>
        </w:trPr>
        <w:tc>
          <w:tcPr>
            <w:tcW w:w="4403" w:type="dxa"/>
            <w:tcBorders>
              <w:top w:val="single" w:sz="4" w:space="0" w:color="000000"/>
              <w:bottom w:val="single" w:sz="4" w:space="0" w:color="000000"/>
            </w:tcBorders>
            <w:tcMar>
              <w:top w:w="0" w:type="dxa"/>
              <w:left w:w="108" w:type="dxa"/>
              <w:bottom w:w="0" w:type="dxa"/>
              <w:right w:w="108" w:type="dxa"/>
            </w:tcMar>
            <w:hideMark/>
          </w:tcPr>
          <w:p w14:paraId="60058167" w14:textId="77777777" w:rsidR="001C4A1F" w:rsidRPr="001C4A1F" w:rsidRDefault="001C4A1F" w:rsidP="00F86714"/>
        </w:tc>
        <w:tc>
          <w:tcPr>
            <w:tcW w:w="2405" w:type="dxa"/>
            <w:tcBorders>
              <w:top w:val="single" w:sz="4" w:space="0" w:color="000000"/>
              <w:bottom w:val="single" w:sz="4" w:space="0" w:color="000000"/>
            </w:tcBorders>
            <w:tcMar>
              <w:top w:w="0" w:type="dxa"/>
              <w:left w:w="108" w:type="dxa"/>
              <w:bottom w:w="0" w:type="dxa"/>
              <w:right w:w="108" w:type="dxa"/>
            </w:tcMar>
            <w:hideMark/>
          </w:tcPr>
          <w:p w14:paraId="4E423637" w14:textId="77777777" w:rsidR="001C4A1F" w:rsidRPr="001C4A1F" w:rsidRDefault="001C4A1F" w:rsidP="00F86714">
            <w:pPr>
              <w:spacing w:before="40" w:after="40"/>
              <w:jc w:val="center"/>
            </w:pPr>
            <w:r w:rsidRPr="001C4A1F">
              <w:rPr>
                <w:color w:val="000000"/>
              </w:rPr>
              <w:t>Component</w:t>
            </w:r>
          </w:p>
        </w:tc>
        <w:tc>
          <w:tcPr>
            <w:tcW w:w="2552" w:type="dxa"/>
            <w:tcBorders>
              <w:top w:val="single" w:sz="4" w:space="0" w:color="000000"/>
              <w:bottom w:val="single" w:sz="4" w:space="0" w:color="000000"/>
            </w:tcBorders>
            <w:tcMar>
              <w:top w:w="0" w:type="dxa"/>
              <w:left w:w="108" w:type="dxa"/>
              <w:bottom w:w="0" w:type="dxa"/>
              <w:right w:w="108" w:type="dxa"/>
            </w:tcMar>
            <w:hideMark/>
          </w:tcPr>
          <w:p w14:paraId="5D26C81A" w14:textId="77777777" w:rsidR="001C4A1F" w:rsidRPr="001C4A1F" w:rsidRDefault="001C4A1F" w:rsidP="00F86714">
            <w:pPr>
              <w:spacing w:before="40" w:after="40"/>
              <w:jc w:val="center"/>
            </w:pPr>
            <w:r w:rsidRPr="001C4A1F">
              <w:rPr>
                <w:color w:val="000000"/>
              </w:rPr>
              <w:t xml:space="preserve">% </w:t>
            </w:r>
            <w:proofErr w:type="gramStart"/>
            <w:r w:rsidRPr="001C4A1F">
              <w:rPr>
                <w:color w:val="000000"/>
              </w:rPr>
              <w:t>of</w:t>
            </w:r>
            <w:proofErr w:type="gramEnd"/>
            <w:r w:rsidRPr="001C4A1F">
              <w:rPr>
                <w:color w:val="000000"/>
              </w:rPr>
              <w:t xml:space="preserve"> total Gap</w:t>
            </w:r>
          </w:p>
        </w:tc>
      </w:tr>
      <w:tr w:rsidR="001C4A1F" w:rsidRPr="001C4A1F" w14:paraId="0629B6F3" w14:textId="77777777" w:rsidTr="00727174">
        <w:trPr>
          <w:trHeight w:hRule="exact" w:val="288"/>
        </w:trPr>
        <w:tc>
          <w:tcPr>
            <w:tcW w:w="9360" w:type="dxa"/>
            <w:gridSpan w:val="3"/>
            <w:tcBorders>
              <w:top w:val="single" w:sz="4" w:space="0" w:color="000000"/>
            </w:tcBorders>
            <w:tcMar>
              <w:top w:w="0" w:type="dxa"/>
              <w:left w:w="108" w:type="dxa"/>
              <w:bottom w:w="0" w:type="dxa"/>
              <w:right w:w="108" w:type="dxa"/>
            </w:tcMar>
            <w:hideMark/>
          </w:tcPr>
          <w:p w14:paraId="56368F71" w14:textId="77777777" w:rsidR="001C4A1F" w:rsidRPr="001C4A1F" w:rsidRDefault="001C4A1F" w:rsidP="00F86714">
            <w:pPr>
              <w:spacing w:before="40" w:after="40"/>
            </w:pPr>
            <w:r w:rsidRPr="001C4A1F">
              <w:rPr>
                <w:color w:val="000000"/>
              </w:rPr>
              <w:t>D2: Pure coefficient components</w:t>
            </w:r>
          </w:p>
        </w:tc>
      </w:tr>
      <w:tr w:rsidR="001C4A1F" w:rsidRPr="001C4A1F" w14:paraId="0C07E97D" w14:textId="77777777" w:rsidTr="00727174">
        <w:trPr>
          <w:trHeight w:hRule="exact" w:val="288"/>
        </w:trPr>
        <w:tc>
          <w:tcPr>
            <w:tcW w:w="4403" w:type="dxa"/>
            <w:tcMar>
              <w:top w:w="0" w:type="dxa"/>
              <w:left w:w="108" w:type="dxa"/>
              <w:bottom w:w="0" w:type="dxa"/>
              <w:right w:w="108" w:type="dxa"/>
            </w:tcMar>
            <w:hideMark/>
          </w:tcPr>
          <w:p w14:paraId="095C340A" w14:textId="77777777" w:rsidR="001C4A1F" w:rsidRPr="001C4A1F" w:rsidRDefault="001C4A1F" w:rsidP="00F86714">
            <w:pPr>
              <w:spacing w:before="40" w:after="40"/>
            </w:pPr>
            <w:r w:rsidRPr="001C4A1F">
              <w:rPr>
                <w:color w:val="000000"/>
              </w:rPr>
              <w:t>  Less Than BA/BS Degree</w:t>
            </w:r>
          </w:p>
        </w:tc>
        <w:tc>
          <w:tcPr>
            <w:tcW w:w="2405" w:type="dxa"/>
            <w:tcMar>
              <w:top w:w="0" w:type="dxa"/>
              <w:left w:w="108" w:type="dxa"/>
              <w:bottom w:w="0" w:type="dxa"/>
              <w:right w:w="108" w:type="dxa"/>
            </w:tcMar>
            <w:hideMark/>
          </w:tcPr>
          <w:p w14:paraId="31451A1B" w14:textId="77777777" w:rsidR="001C4A1F" w:rsidRPr="001C4A1F" w:rsidRDefault="001C4A1F" w:rsidP="00F86714">
            <w:pPr>
              <w:spacing w:before="40" w:after="40"/>
              <w:jc w:val="center"/>
            </w:pPr>
            <w:r w:rsidRPr="001C4A1F">
              <w:rPr>
                <w:color w:val="000000"/>
              </w:rPr>
              <w:t>-0.001</w:t>
            </w:r>
          </w:p>
        </w:tc>
        <w:tc>
          <w:tcPr>
            <w:tcW w:w="2552" w:type="dxa"/>
            <w:tcMar>
              <w:top w:w="0" w:type="dxa"/>
              <w:left w:w="108" w:type="dxa"/>
              <w:bottom w:w="0" w:type="dxa"/>
              <w:right w:w="108" w:type="dxa"/>
            </w:tcMar>
            <w:hideMark/>
          </w:tcPr>
          <w:p w14:paraId="430759AC" w14:textId="77777777" w:rsidR="001C4A1F" w:rsidRPr="001C4A1F" w:rsidRDefault="001C4A1F" w:rsidP="00F86714">
            <w:pPr>
              <w:spacing w:before="40" w:after="40"/>
              <w:jc w:val="center"/>
            </w:pPr>
            <w:r w:rsidRPr="001C4A1F">
              <w:rPr>
                <w:color w:val="000000"/>
              </w:rPr>
              <w:t>-0.416</w:t>
            </w:r>
          </w:p>
        </w:tc>
      </w:tr>
      <w:tr w:rsidR="001C4A1F" w:rsidRPr="001C4A1F" w14:paraId="2B231029" w14:textId="77777777" w:rsidTr="00727174">
        <w:trPr>
          <w:trHeight w:hRule="exact" w:val="288"/>
        </w:trPr>
        <w:tc>
          <w:tcPr>
            <w:tcW w:w="4403" w:type="dxa"/>
            <w:tcMar>
              <w:top w:w="0" w:type="dxa"/>
              <w:left w:w="108" w:type="dxa"/>
              <w:bottom w:w="0" w:type="dxa"/>
              <w:right w:w="108" w:type="dxa"/>
            </w:tcMar>
            <w:hideMark/>
          </w:tcPr>
          <w:p w14:paraId="26951742" w14:textId="77777777" w:rsidR="001C4A1F" w:rsidRPr="001C4A1F" w:rsidRDefault="001C4A1F" w:rsidP="00F86714">
            <w:pPr>
              <w:spacing w:before="40" w:after="40"/>
            </w:pPr>
            <w:r w:rsidRPr="001C4A1F">
              <w:rPr>
                <w:color w:val="000000"/>
              </w:rPr>
              <w:t>  BA/BS Degree</w:t>
            </w:r>
          </w:p>
        </w:tc>
        <w:tc>
          <w:tcPr>
            <w:tcW w:w="2405" w:type="dxa"/>
            <w:tcMar>
              <w:top w:w="0" w:type="dxa"/>
              <w:left w:w="108" w:type="dxa"/>
              <w:bottom w:w="0" w:type="dxa"/>
              <w:right w:w="108" w:type="dxa"/>
            </w:tcMar>
            <w:hideMark/>
          </w:tcPr>
          <w:p w14:paraId="40AA1751" w14:textId="77777777" w:rsidR="001C4A1F" w:rsidRPr="001C4A1F" w:rsidRDefault="001C4A1F" w:rsidP="00F86714">
            <w:pPr>
              <w:spacing w:before="40" w:after="40"/>
              <w:jc w:val="center"/>
            </w:pPr>
            <w:r w:rsidRPr="001C4A1F">
              <w:rPr>
                <w:color w:val="000000"/>
              </w:rPr>
              <w:t>-0.004</w:t>
            </w:r>
          </w:p>
        </w:tc>
        <w:tc>
          <w:tcPr>
            <w:tcW w:w="2552" w:type="dxa"/>
            <w:tcMar>
              <w:top w:w="0" w:type="dxa"/>
              <w:left w:w="108" w:type="dxa"/>
              <w:bottom w:w="0" w:type="dxa"/>
              <w:right w:w="108" w:type="dxa"/>
            </w:tcMar>
            <w:hideMark/>
          </w:tcPr>
          <w:p w14:paraId="584D5E2F" w14:textId="77777777" w:rsidR="001C4A1F" w:rsidRPr="001C4A1F" w:rsidRDefault="001C4A1F" w:rsidP="00F86714">
            <w:pPr>
              <w:spacing w:before="40" w:after="40"/>
              <w:jc w:val="center"/>
            </w:pPr>
            <w:r w:rsidRPr="001C4A1F">
              <w:rPr>
                <w:color w:val="000000"/>
              </w:rPr>
              <w:t>-1.305</w:t>
            </w:r>
          </w:p>
        </w:tc>
      </w:tr>
      <w:tr w:rsidR="001C4A1F" w:rsidRPr="001C4A1F" w14:paraId="03922184" w14:textId="77777777" w:rsidTr="00727174">
        <w:trPr>
          <w:trHeight w:hRule="exact" w:val="288"/>
        </w:trPr>
        <w:tc>
          <w:tcPr>
            <w:tcW w:w="4403" w:type="dxa"/>
            <w:tcMar>
              <w:top w:w="0" w:type="dxa"/>
              <w:left w:w="108" w:type="dxa"/>
              <w:bottom w:w="0" w:type="dxa"/>
              <w:right w:w="108" w:type="dxa"/>
            </w:tcMar>
            <w:hideMark/>
          </w:tcPr>
          <w:p w14:paraId="7B2FBBA0" w14:textId="77777777" w:rsidR="001C4A1F" w:rsidRPr="001C4A1F" w:rsidRDefault="001C4A1F" w:rsidP="00F86714">
            <w:pPr>
              <w:spacing w:before="40" w:after="40"/>
            </w:pPr>
            <w:r w:rsidRPr="001C4A1F">
              <w:rPr>
                <w:color w:val="000000"/>
              </w:rPr>
              <w:t>  Graduate Degree</w:t>
            </w:r>
          </w:p>
        </w:tc>
        <w:tc>
          <w:tcPr>
            <w:tcW w:w="2405" w:type="dxa"/>
            <w:tcMar>
              <w:top w:w="0" w:type="dxa"/>
              <w:left w:w="108" w:type="dxa"/>
              <w:bottom w:w="0" w:type="dxa"/>
              <w:right w:w="108" w:type="dxa"/>
            </w:tcMar>
            <w:hideMark/>
          </w:tcPr>
          <w:p w14:paraId="713DD4F2" w14:textId="77777777" w:rsidR="001C4A1F" w:rsidRPr="001C4A1F" w:rsidRDefault="001C4A1F" w:rsidP="00F86714">
            <w:pPr>
              <w:spacing w:before="40" w:after="40"/>
              <w:jc w:val="center"/>
            </w:pPr>
            <w:r w:rsidRPr="001C4A1F">
              <w:rPr>
                <w:color w:val="000000"/>
              </w:rPr>
              <w:t>0.008</w:t>
            </w:r>
          </w:p>
        </w:tc>
        <w:tc>
          <w:tcPr>
            <w:tcW w:w="2552" w:type="dxa"/>
            <w:tcMar>
              <w:top w:w="0" w:type="dxa"/>
              <w:left w:w="108" w:type="dxa"/>
              <w:bottom w:w="0" w:type="dxa"/>
              <w:right w:w="108" w:type="dxa"/>
            </w:tcMar>
            <w:hideMark/>
          </w:tcPr>
          <w:p w14:paraId="6C1F3070" w14:textId="77777777" w:rsidR="001C4A1F" w:rsidRPr="001C4A1F" w:rsidRDefault="001C4A1F" w:rsidP="00F86714">
            <w:pPr>
              <w:spacing w:before="40" w:after="40"/>
              <w:jc w:val="center"/>
            </w:pPr>
            <w:r w:rsidRPr="001C4A1F">
              <w:rPr>
                <w:color w:val="000000"/>
              </w:rPr>
              <w:t>2.829</w:t>
            </w:r>
          </w:p>
        </w:tc>
      </w:tr>
      <w:tr w:rsidR="00870522" w:rsidRPr="001C4A1F" w14:paraId="08F91BC2" w14:textId="77777777" w:rsidTr="00727174">
        <w:trPr>
          <w:trHeight w:hRule="exact" w:val="288"/>
        </w:trPr>
        <w:tc>
          <w:tcPr>
            <w:tcW w:w="4403" w:type="dxa"/>
            <w:tcMar>
              <w:top w:w="0" w:type="dxa"/>
              <w:left w:w="108" w:type="dxa"/>
              <w:bottom w:w="0" w:type="dxa"/>
              <w:right w:w="108" w:type="dxa"/>
            </w:tcMar>
          </w:tcPr>
          <w:p w14:paraId="3A66C55B" w14:textId="6333CDC1" w:rsidR="00870522" w:rsidRPr="001C4A1F" w:rsidRDefault="00870522" w:rsidP="00F86714">
            <w:pPr>
              <w:spacing w:before="40" w:after="40"/>
              <w:rPr>
                <w:color w:val="000000"/>
              </w:rPr>
            </w:pPr>
            <w:r w:rsidRPr="001C4A1F">
              <w:rPr>
                <w:color w:val="000000"/>
              </w:rPr>
              <w:t xml:space="preserve">  </w:t>
            </w:r>
            <w:r>
              <w:rPr>
                <w:color w:val="000000"/>
              </w:rPr>
              <w:t>Gender</w:t>
            </w:r>
          </w:p>
        </w:tc>
        <w:tc>
          <w:tcPr>
            <w:tcW w:w="2405" w:type="dxa"/>
            <w:tcMar>
              <w:top w:w="0" w:type="dxa"/>
              <w:left w:w="108" w:type="dxa"/>
              <w:bottom w:w="0" w:type="dxa"/>
              <w:right w:w="108" w:type="dxa"/>
            </w:tcMar>
          </w:tcPr>
          <w:p w14:paraId="13AE0788" w14:textId="4885127B" w:rsidR="00870522" w:rsidRPr="001C4A1F" w:rsidRDefault="00870522" w:rsidP="00F86714">
            <w:pPr>
              <w:spacing w:before="40" w:after="40"/>
              <w:jc w:val="center"/>
              <w:rPr>
                <w:color w:val="000000"/>
              </w:rPr>
            </w:pPr>
            <w:r w:rsidRPr="001C4A1F">
              <w:rPr>
                <w:color w:val="000000"/>
              </w:rPr>
              <w:t>-0.001</w:t>
            </w:r>
          </w:p>
        </w:tc>
        <w:tc>
          <w:tcPr>
            <w:tcW w:w="2552" w:type="dxa"/>
            <w:tcMar>
              <w:top w:w="0" w:type="dxa"/>
              <w:left w:w="108" w:type="dxa"/>
              <w:bottom w:w="0" w:type="dxa"/>
              <w:right w:w="108" w:type="dxa"/>
            </w:tcMar>
          </w:tcPr>
          <w:p w14:paraId="1663AD39" w14:textId="2D1BC93C" w:rsidR="00870522" w:rsidRPr="001C4A1F" w:rsidRDefault="00870522" w:rsidP="00F86714">
            <w:pPr>
              <w:spacing w:before="40" w:after="40"/>
              <w:jc w:val="center"/>
              <w:rPr>
                <w:color w:val="000000"/>
              </w:rPr>
            </w:pPr>
            <w:r w:rsidRPr="001C4A1F">
              <w:rPr>
                <w:color w:val="000000"/>
              </w:rPr>
              <w:t>-0.4</w:t>
            </w:r>
            <w:r>
              <w:rPr>
                <w:color w:val="000000"/>
              </w:rPr>
              <w:t>29</w:t>
            </w:r>
          </w:p>
        </w:tc>
      </w:tr>
      <w:tr w:rsidR="00870522" w:rsidRPr="001C4A1F" w14:paraId="75C2C991" w14:textId="77777777" w:rsidTr="00727174">
        <w:trPr>
          <w:trHeight w:hRule="exact" w:val="288"/>
        </w:trPr>
        <w:tc>
          <w:tcPr>
            <w:tcW w:w="4403" w:type="dxa"/>
            <w:tcMar>
              <w:top w:w="0" w:type="dxa"/>
              <w:left w:w="108" w:type="dxa"/>
              <w:bottom w:w="0" w:type="dxa"/>
              <w:right w:w="108" w:type="dxa"/>
            </w:tcMar>
          </w:tcPr>
          <w:p w14:paraId="25B77694" w14:textId="36154A02" w:rsidR="00870522" w:rsidRPr="001C4A1F" w:rsidRDefault="00870522" w:rsidP="00F86714">
            <w:pPr>
              <w:spacing w:before="40" w:after="40"/>
              <w:rPr>
                <w:color w:val="000000"/>
              </w:rPr>
            </w:pPr>
            <w:r w:rsidRPr="001C4A1F">
              <w:rPr>
                <w:color w:val="000000"/>
              </w:rPr>
              <w:t xml:space="preserve">  </w:t>
            </w:r>
            <w:r>
              <w:rPr>
                <w:color w:val="000000"/>
              </w:rPr>
              <w:t>Industry</w:t>
            </w:r>
          </w:p>
        </w:tc>
        <w:tc>
          <w:tcPr>
            <w:tcW w:w="2405" w:type="dxa"/>
            <w:tcMar>
              <w:top w:w="0" w:type="dxa"/>
              <w:left w:w="108" w:type="dxa"/>
              <w:bottom w:w="0" w:type="dxa"/>
              <w:right w:w="108" w:type="dxa"/>
            </w:tcMar>
          </w:tcPr>
          <w:p w14:paraId="0A4CE0D0" w14:textId="62D23015" w:rsidR="00870522" w:rsidRPr="001C4A1F" w:rsidRDefault="00870522" w:rsidP="00F86714">
            <w:pPr>
              <w:spacing w:before="40" w:after="40"/>
              <w:jc w:val="center"/>
              <w:rPr>
                <w:color w:val="000000"/>
              </w:rPr>
            </w:pPr>
            <w:r w:rsidRPr="001C4A1F">
              <w:rPr>
                <w:color w:val="000000"/>
              </w:rPr>
              <w:t>-0.00</w:t>
            </w:r>
            <w:r w:rsidR="009B25FF">
              <w:rPr>
                <w:color w:val="000000"/>
              </w:rPr>
              <w:t>6</w:t>
            </w:r>
          </w:p>
        </w:tc>
        <w:tc>
          <w:tcPr>
            <w:tcW w:w="2552" w:type="dxa"/>
            <w:tcMar>
              <w:top w:w="0" w:type="dxa"/>
              <w:left w:w="108" w:type="dxa"/>
              <w:bottom w:w="0" w:type="dxa"/>
              <w:right w:w="108" w:type="dxa"/>
            </w:tcMar>
          </w:tcPr>
          <w:p w14:paraId="42594542" w14:textId="6970641E" w:rsidR="00870522" w:rsidRPr="001C4A1F" w:rsidRDefault="00870522" w:rsidP="00F86714">
            <w:pPr>
              <w:spacing w:before="40" w:after="40"/>
              <w:jc w:val="center"/>
              <w:rPr>
                <w:color w:val="000000"/>
              </w:rPr>
            </w:pPr>
            <w:r w:rsidRPr="001C4A1F">
              <w:rPr>
                <w:color w:val="000000"/>
              </w:rPr>
              <w:t>-</w:t>
            </w:r>
            <w:r w:rsidR="009B25FF">
              <w:rPr>
                <w:color w:val="000000"/>
              </w:rPr>
              <w:t>2.010</w:t>
            </w:r>
          </w:p>
        </w:tc>
      </w:tr>
      <w:tr w:rsidR="00870522" w:rsidRPr="001C4A1F" w14:paraId="7BF45AEE" w14:textId="77777777" w:rsidTr="00727174">
        <w:trPr>
          <w:trHeight w:hRule="exact" w:val="288"/>
        </w:trPr>
        <w:tc>
          <w:tcPr>
            <w:tcW w:w="4403" w:type="dxa"/>
            <w:tcMar>
              <w:top w:w="0" w:type="dxa"/>
              <w:left w:w="108" w:type="dxa"/>
              <w:bottom w:w="0" w:type="dxa"/>
              <w:right w:w="108" w:type="dxa"/>
            </w:tcMar>
          </w:tcPr>
          <w:p w14:paraId="303A5A80" w14:textId="33D2E952" w:rsidR="00870522" w:rsidRPr="001C4A1F" w:rsidRDefault="00870522" w:rsidP="00F86714">
            <w:pPr>
              <w:spacing w:before="40" w:after="40"/>
              <w:rPr>
                <w:color w:val="000000"/>
              </w:rPr>
            </w:pPr>
            <w:r w:rsidRPr="001C4A1F">
              <w:rPr>
                <w:color w:val="000000"/>
              </w:rPr>
              <w:t xml:space="preserve">  </w:t>
            </w:r>
            <w:r>
              <w:rPr>
                <w:color w:val="000000"/>
              </w:rPr>
              <w:t>Experience</w:t>
            </w:r>
          </w:p>
        </w:tc>
        <w:tc>
          <w:tcPr>
            <w:tcW w:w="2405" w:type="dxa"/>
            <w:tcMar>
              <w:top w:w="0" w:type="dxa"/>
              <w:left w:w="108" w:type="dxa"/>
              <w:bottom w:w="0" w:type="dxa"/>
              <w:right w:w="108" w:type="dxa"/>
            </w:tcMar>
          </w:tcPr>
          <w:p w14:paraId="49AE9D0B" w14:textId="7AE0C0D2" w:rsidR="00870522" w:rsidRPr="001C4A1F" w:rsidRDefault="009B25FF" w:rsidP="00F86714">
            <w:pPr>
              <w:spacing w:before="40" w:after="40"/>
              <w:jc w:val="center"/>
              <w:rPr>
                <w:color w:val="000000"/>
              </w:rPr>
            </w:pPr>
            <w:r>
              <w:rPr>
                <w:color w:val="000000"/>
              </w:rPr>
              <w:t>-0.002</w:t>
            </w:r>
          </w:p>
        </w:tc>
        <w:tc>
          <w:tcPr>
            <w:tcW w:w="2552" w:type="dxa"/>
            <w:tcMar>
              <w:top w:w="0" w:type="dxa"/>
              <w:left w:w="108" w:type="dxa"/>
              <w:bottom w:w="0" w:type="dxa"/>
              <w:right w:w="108" w:type="dxa"/>
            </w:tcMar>
          </w:tcPr>
          <w:p w14:paraId="4ACB7FD8" w14:textId="2263FA77" w:rsidR="00870522" w:rsidRPr="001C4A1F" w:rsidRDefault="009B25FF" w:rsidP="00F86714">
            <w:pPr>
              <w:spacing w:before="40" w:after="40"/>
              <w:jc w:val="center"/>
              <w:rPr>
                <w:color w:val="000000"/>
              </w:rPr>
            </w:pPr>
            <w:r>
              <w:rPr>
                <w:color w:val="000000"/>
              </w:rPr>
              <w:t>-0.540</w:t>
            </w:r>
          </w:p>
        </w:tc>
      </w:tr>
      <w:tr w:rsidR="00870522" w:rsidRPr="001C4A1F" w14:paraId="53754A7B" w14:textId="77777777" w:rsidTr="00727174">
        <w:trPr>
          <w:trHeight w:hRule="exact" w:val="288"/>
        </w:trPr>
        <w:tc>
          <w:tcPr>
            <w:tcW w:w="4403" w:type="dxa"/>
            <w:tcMar>
              <w:top w:w="0" w:type="dxa"/>
              <w:left w:w="108" w:type="dxa"/>
              <w:bottom w:w="0" w:type="dxa"/>
              <w:right w:w="108" w:type="dxa"/>
            </w:tcMar>
          </w:tcPr>
          <w:p w14:paraId="106FD430" w14:textId="79BD9EE4" w:rsidR="00870522" w:rsidRPr="001C4A1F" w:rsidRDefault="00870522" w:rsidP="00F86714">
            <w:pPr>
              <w:spacing w:before="40" w:after="40"/>
              <w:rPr>
                <w:color w:val="000000"/>
              </w:rPr>
            </w:pPr>
            <w:r w:rsidRPr="001C4A1F">
              <w:rPr>
                <w:color w:val="000000"/>
              </w:rPr>
              <w:t xml:space="preserve">  </w:t>
            </w:r>
            <w:r>
              <w:rPr>
                <w:color w:val="000000"/>
              </w:rPr>
              <w:t>Public</w:t>
            </w:r>
          </w:p>
        </w:tc>
        <w:tc>
          <w:tcPr>
            <w:tcW w:w="2405" w:type="dxa"/>
            <w:tcMar>
              <w:top w:w="0" w:type="dxa"/>
              <w:left w:w="108" w:type="dxa"/>
              <w:bottom w:w="0" w:type="dxa"/>
              <w:right w:w="108" w:type="dxa"/>
            </w:tcMar>
          </w:tcPr>
          <w:p w14:paraId="2D2BF6B4" w14:textId="0EA5316B" w:rsidR="00870522" w:rsidRPr="001C4A1F" w:rsidRDefault="009B25FF" w:rsidP="00F86714">
            <w:pPr>
              <w:spacing w:before="40" w:after="40"/>
              <w:jc w:val="center"/>
              <w:rPr>
                <w:color w:val="000000"/>
              </w:rPr>
            </w:pPr>
            <w:r>
              <w:rPr>
                <w:color w:val="000000"/>
              </w:rPr>
              <w:t>-0.010</w:t>
            </w:r>
          </w:p>
        </w:tc>
        <w:tc>
          <w:tcPr>
            <w:tcW w:w="2552" w:type="dxa"/>
            <w:tcMar>
              <w:top w:w="0" w:type="dxa"/>
              <w:left w:w="108" w:type="dxa"/>
              <w:bottom w:w="0" w:type="dxa"/>
              <w:right w:w="108" w:type="dxa"/>
            </w:tcMar>
          </w:tcPr>
          <w:p w14:paraId="0AA412E3" w14:textId="637CAFC7" w:rsidR="00870522" w:rsidRPr="001C4A1F" w:rsidRDefault="009B25FF" w:rsidP="00F86714">
            <w:pPr>
              <w:spacing w:before="40" w:after="40"/>
              <w:jc w:val="center"/>
              <w:rPr>
                <w:color w:val="000000"/>
              </w:rPr>
            </w:pPr>
            <w:r>
              <w:rPr>
                <w:color w:val="000000"/>
              </w:rPr>
              <w:t>-3.504</w:t>
            </w:r>
          </w:p>
        </w:tc>
      </w:tr>
      <w:tr w:rsidR="00870522" w:rsidRPr="001C4A1F" w14:paraId="7626CFF7" w14:textId="77777777" w:rsidTr="00727174">
        <w:trPr>
          <w:trHeight w:hRule="exact" w:val="288"/>
        </w:trPr>
        <w:tc>
          <w:tcPr>
            <w:tcW w:w="4403" w:type="dxa"/>
            <w:tcBorders>
              <w:bottom w:val="single" w:sz="4" w:space="0" w:color="000000"/>
            </w:tcBorders>
            <w:tcMar>
              <w:top w:w="0" w:type="dxa"/>
              <w:left w:w="108" w:type="dxa"/>
              <w:bottom w:w="0" w:type="dxa"/>
              <w:right w:w="108" w:type="dxa"/>
            </w:tcMar>
          </w:tcPr>
          <w:p w14:paraId="5652BB37" w14:textId="123819DA" w:rsidR="00870522" w:rsidRPr="001C4A1F" w:rsidRDefault="00870522" w:rsidP="00F86714">
            <w:pPr>
              <w:spacing w:before="40" w:after="40"/>
              <w:rPr>
                <w:color w:val="000000"/>
              </w:rPr>
            </w:pPr>
            <w:r w:rsidRPr="001C4A1F">
              <w:rPr>
                <w:color w:val="000000"/>
              </w:rPr>
              <w:t xml:space="preserve">  </w:t>
            </w:r>
            <w:r>
              <w:rPr>
                <w:color w:val="000000"/>
              </w:rPr>
              <w:t>Race</w:t>
            </w:r>
          </w:p>
        </w:tc>
        <w:tc>
          <w:tcPr>
            <w:tcW w:w="2405" w:type="dxa"/>
            <w:tcBorders>
              <w:bottom w:val="single" w:sz="4" w:space="0" w:color="000000"/>
            </w:tcBorders>
            <w:tcMar>
              <w:top w:w="0" w:type="dxa"/>
              <w:left w:w="108" w:type="dxa"/>
              <w:bottom w:w="0" w:type="dxa"/>
              <w:right w:w="108" w:type="dxa"/>
            </w:tcMar>
          </w:tcPr>
          <w:p w14:paraId="3EE51462" w14:textId="24F893EB" w:rsidR="00870522" w:rsidRPr="001C4A1F" w:rsidRDefault="009B25FF" w:rsidP="00F86714">
            <w:pPr>
              <w:spacing w:before="40" w:after="40"/>
              <w:jc w:val="center"/>
              <w:rPr>
                <w:color w:val="000000"/>
              </w:rPr>
            </w:pPr>
            <w:r>
              <w:rPr>
                <w:color w:val="000000"/>
              </w:rPr>
              <w:t>0.003</w:t>
            </w:r>
          </w:p>
        </w:tc>
        <w:tc>
          <w:tcPr>
            <w:tcW w:w="2552" w:type="dxa"/>
            <w:tcBorders>
              <w:bottom w:val="single" w:sz="4" w:space="0" w:color="000000"/>
            </w:tcBorders>
            <w:tcMar>
              <w:top w:w="0" w:type="dxa"/>
              <w:left w:w="108" w:type="dxa"/>
              <w:bottom w:w="0" w:type="dxa"/>
              <w:right w:w="108" w:type="dxa"/>
            </w:tcMar>
          </w:tcPr>
          <w:p w14:paraId="754BC08D" w14:textId="702A48DC" w:rsidR="00870522" w:rsidRPr="001C4A1F" w:rsidRDefault="009B25FF" w:rsidP="00F86714">
            <w:pPr>
              <w:spacing w:before="40" w:after="40"/>
              <w:jc w:val="center"/>
              <w:rPr>
                <w:color w:val="000000"/>
              </w:rPr>
            </w:pPr>
            <w:r>
              <w:rPr>
                <w:color w:val="000000"/>
              </w:rPr>
              <w:t>0.962</w:t>
            </w:r>
          </w:p>
        </w:tc>
      </w:tr>
      <w:tr w:rsidR="00870522" w:rsidRPr="001C4A1F" w14:paraId="17F15DE0" w14:textId="77777777" w:rsidTr="00727174">
        <w:trPr>
          <w:trHeight w:hRule="exact" w:val="288"/>
        </w:trPr>
        <w:tc>
          <w:tcPr>
            <w:tcW w:w="9360" w:type="dxa"/>
            <w:gridSpan w:val="3"/>
            <w:tcBorders>
              <w:top w:val="single" w:sz="4" w:space="0" w:color="000000"/>
            </w:tcBorders>
            <w:tcMar>
              <w:top w:w="0" w:type="dxa"/>
              <w:left w:w="108" w:type="dxa"/>
              <w:bottom w:w="0" w:type="dxa"/>
              <w:right w:w="108" w:type="dxa"/>
            </w:tcMar>
            <w:hideMark/>
          </w:tcPr>
          <w:p w14:paraId="181C7CED" w14:textId="77777777" w:rsidR="00870522" w:rsidRPr="001C4A1F" w:rsidRDefault="00870522" w:rsidP="00F86714">
            <w:pPr>
              <w:spacing w:before="40" w:after="40"/>
            </w:pPr>
            <w:r w:rsidRPr="001C4A1F">
              <w:rPr>
                <w:color w:val="000000"/>
              </w:rPr>
              <w:t>D3: Coefficient interaction components</w:t>
            </w:r>
          </w:p>
        </w:tc>
      </w:tr>
      <w:tr w:rsidR="00870522" w:rsidRPr="001C4A1F" w14:paraId="58E3E93A" w14:textId="77777777" w:rsidTr="00727174">
        <w:trPr>
          <w:trHeight w:hRule="exact" w:val="288"/>
        </w:trPr>
        <w:tc>
          <w:tcPr>
            <w:tcW w:w="4403" w:type="dxa"/>
            <w:tcMar>
              <w:top w:w="0" w:type="dxa"/>
              <w:left w:w="108" w:type="dxa"/>
              <w:bottom w:w="0" w:type="dxa"/>
              <w:right w:w="108" w:type="dxa"/>
            </w:tcMar>
            <w:hideMark/>
          </w:tcPr>
          <w:p w14:paraId="21AB22AF" w14:textId="77777777" w:rsidR="00870522" w:rsidRPr="001C4A1F" w:rsidRDefault="00870522" w:rsidP="00F86714">
            <w:pPr>
              <w:spacing w:before="40" w:after="40"/>
            </w:pPr>
            <w:r w:rsidRPr="001C4A1F">
              <w:rPr>
                <w:color w:val="000000"/>
              </w:rPr>
              <w:t>  Less Than BA/BS Degree</w:t>
            </w:r>
          </w:p>
        </w:tc>
        <w:tc>
          <w:tcPr>
            <w:tcW w:w="2405" w:type="dxa"/>
            <w:tcMar>
              <w:top w:w="0" w:type="dxa"/>
              <w:left w:w="108" w:type="dxa"/>
              <w:bottom w:w="0" w:type="dxa"/>
              <w:right w:w="108" w:type="dxa"/>
            </w:tcMar>
            <w:hideMark/>
          </w:tcPr>
          <w:p w14:paraId="3D5E51EA" w14:textId="77777777" w:rsidR="00870522" w:rsidRPr="001C4A1F" w:rsidRDefault="00870522" w:rsidP="00F86714">
            <w:pPr>
              <w:spacing w:before="40" w:after="40"/>
              <w:jc w:val="center"/>
            </w:pPr>
            <w:r w:rsidRPr="001C4A1F">
              <w:rPr>
                <w:color w:val="000000"/>
              </w:rPr>
              <w:t>0.001</w:t>
            </w:r>
          </w:p>
        </w:tc>
        <w:tc>
          <w:tcPr>
            <w:tcW w:w="2552" w:type="dxa"/>
            <w:tcMar>
              <w:top w:w="0" w:type="dxa"/>
              <w:left w:w="108" w:type="dxa"/>
              <w:bottom w:w="0" w:type="dxa"/>
              <w:right w:w="108" w:type="dxa"/>
            </w:tcMar>
            <w:hideMark/>
          </w:tcPr>
          <w:p w14:paraId="66795CA4" w14:textId="77777777" w:rsidR="00870522" w:rsidRPr="001C4A1F" w:rsidRDefault="00870522" w:rsidP="00F86714">
            <w:pPr>
              <w:spacing w:before="40" w:after="40"/>
              <w:jc w:val="center"/>
            </w:pPr>
            <w:r w:rsidRPr="001C4A1F">
              <w:rPr>
                <w:color w:val="000000"/>
              </w:rPr>
              <w:t>0.379</w:t>
            </w:r>
          </w:p>
        </w:tc>
      </w:tr>
      <w:tr w:rsidR="00870522" w:rsidRPr="001C4A1F" w14:paraId="40445EE9" w14:textId="77777777" w:rsidTr="00727174">
        <w:trPr>
          <w:trHeight w:hRule="exact" w:val="288"/>
        </w:trPr>
        <w:tc>
          <w:tcPr>
            <w:tcW w:w="4403" w:type="dxa"/>
            <w:tcMar>
              <w:top w:w="0" w:type="dxa"/>
              <w:left w:w="108" w:type="dxa"/>
              <w:bottom w:w="0" w:type="dxa"/>
              <w:right w:w="108" w:type="dxa"/>
            </w:tcMar>
            <w:hideMark/>
          </w:tcPr>
          <w:p w14:paraId="3A773441" w14:textId="77777777" w:rsidR="00870522" w:rsidRPr="001C4A1F" w:rsidRDefault="00870522" w:rsidP="00F86714">
            <w:pPr>
              <w:spacing w:before="40" w:after="40"/>
            </w:pPr>
            <w:r w:rsidRPr="001C4A1F">
              <w:rPr>
                <w:color w:val="000000"/>
              </w:rPr>
              <w:t>  BA/BS Degree</w:t>
            </w:r>
          </w:p>
        </w:tc>
        <w:tc>
          <w:tcPr>
            <w:tcW w:w="2405" w:type="dxa"/>
            <w:tcMar>
              <w:top w:w="0" w:type="dxa"/>
              <w:left w:w="108" w:type="dxa"/>
              <w:bottom w:w="0" w:type="dxa"/>
              <w:right w:w="108" w:type="dxa"/>
            </w:tcMar>
            <w:hideMark/>
          </w:tcPr>
          <w:p w14:paraId="0A1C87D2" w14:textId="77777777" w:rsidR="00870522" w:rsidRPr="001C4A1F" w:rsidRDefault="00870522" w:rsidP="00F86714">
            <w:pPr>
              <w:spacing w:before="40" w:after="40"/>
              <w:jc w:val="center"/>
            </w:pPr>
            <w:r w:rsidRPr="001C4A1F">
              <w:rPr>
                <w:color w:val="000000"/>
              </w:rPr>
              <w:t>-0.000</w:t>
            </w:r>
          </w:p>
        </w:tc>
        <w:tc>
          <w:tcPr>
            <w:tcW w:w="2552" w:type="dxa"/>
            <w:tcMar>
              <w:top w:w="0" w:type="dxa"/>
              <w:left w:w="108" w:type="dxa"/>
              <w:bottom w:w="0" w:type="dxa"/>
              <w:right w:w="108" w:type="dxa"/>
            </w:tcMar>
            <w:hideMark/>
          </w:tcPr>
          <w:p w14:paraId="03932D7A" w14:textId="77777777" w:rsidR="00870522" w:rsidRPr="001C4A1F" w:rsidRDefault="00870522" w:rsidP="00F86714">
            <w:pPr>
              <w:spacing w:before="40" w:after="40"/>
              <w:jc w:val="center"/>
            </w:pPr>
            <w:r w:rsidRPr="001C4A1F">
              <w:rPr>
                <w:color w:val="000000"/>
              </w:rPr>
              <w:t>-0.126</w:t>
            </w:r>
          </w:p>
        </w:tc>
      </w:tr>
      <w:tr w:rsidR="00870522" w:rsidRPr="001C4A1F" w14:paraId="348D300F" w14:textId="77777777" w:rsidTr="00727174">
        <w:trPr>
          <w:trHeight w:hRule="exact" w:val="288"/>
        </w:trPr>
        <w:tc>
          <w:tcPr>
            <w:tcW w:w="4403" w:type="dxa"/>
            <w:tcMar>
              <w:top w:w="0" w:type="dxa"/>
              <w:left w:w="108" w:type="dxa"/>
              <w:bottom w:w="0" w:type="dxa"/>
              <w:right w:w="108" w:type="dxa"/>
            </w:tcMar>
            <w:hideMark/>
          </w:tcPr>
          <w:p w14:paraId="19F9F653" w14:textId="77777777" w:rsidR="00870522" w:rsidRPr="001C4A1F" w:rsidRDefault="00870522" w:rsidP="00F86714">
            <w:pPr>
              <w:spacing w:before="40" w:after="40"/>
            </w:pPr>
            <w:r w:rsidRPr="001C4A1F">
              <w:rPr>
                <w:color w:val="000000"/>
              </w:rPr>
              <w:t>  Graduate Degree</w:t>
            </w:r>
          </w:p>
        </w:tc>
        <w:tc>
          <w:tcPr>
            <w:tcW w:w="2405" w:type="dxa"/>
            <w:tcMar>
              <w:top w:w="0" w:type="dxa"/>
              <w:left w:w="108" w:type="dxa"/>
              <w:bottom w:w="0" w:type="dxa"/>
              <w:right w:w="108" w:type="dxa"/>
            </w:tcMar>
            <w:hideMark/>
          </w:tcPr>
          <w:p w14:paraId="256B944A" w14:textId="77777777" w:rsidR="00870522" w:rsidRPr="001C4A1F" w:rsidRDefault="00870522" w:rsidP="00F86714">
            <w:pPr>
              <w:spacing w:before="40" w:after="40"/>
              <w:jc w:val="center"/>
            </w:pPr>
            <w:r w:rsidRPr="001C4A1F">
              <w:rPr>
                <w:color w:val="000000"/>
              </w:rPr>
              <w:t>0.008</w:t>
            </w:r>
          </w:p>
        </w:tc>
        <w:tc>
          <w:tcPr>
            <w:tcW w:w="2552" w:type="dxa"/>
            <w:tcMar>
              <w:top w:w="0" w:type="dxa"/>
              <w:left w:w="108" w:type="dxa"/>
              <w:bottom w:w="0" w:type="dxa"/>
              <w:right w:w="108" w:type="dxa"/>
            </w:tcMar>
            <w:hideMark/>
          </w:tcPr>
          <w:p w14:paraId="2B248EF6" w14:textId="77777777" w:rsidR="00870522" w:rsidRPr="001C4A1F" w:rsidRDefault="00870522" w:rsidP="00F86714">
            <w:pPr>
              <w:spacing w:before="40" w:after="40"/>
              <w:jc w:val="center"/>
            </w:pPr>
            <w:r w:rsidRPr="001C4A1F">
              <w:rPr>
                <w:color w:val="000000"/>
              </w:rPr>
              <w:t>2.788</w:t>
            </w:r>
          </w:p>
        </w:tc>
      </w:tr>
      <w:tr w:rsidR="009B25FF" w:rsidRPr="001C4A1F" w14:paraId="320E81C7" w14:textId="77777777" w:rsidTr="00727174">
        <w:trPr>
          <w:trHeight w:hRule="exact" w:val="288"/>
        </w:trPr>
        <w:tc>
          <w:tcPr>
            <w:tcW w:w="4403" w:type="dxa"/>
            <w:tcMar>
              <w:top w:w="0" w:type="dxa"/>
              <w:left w:w="108" w:type="dxa"/>
              <w:bottom w:w="0" w:type="dxa"/>
              <w:right w:w="108" w:type="dxa"/>
            </w:tcMar>
          </w:tcPr>
          <w:p w14:paraId="49A0E702" w14:textId="77777777" w:rsidR="009B25FF" w:rsidRPr="001C4A1F" w:rsidRDefault="009B25FF" w:rsidP="00F86714">
            <w:pPr>
              <w:spacing w:before="40" w:after="40"/>
              <w:rPr>
                <w:color w:val="000000"/>
              </w:rPr>
            </w:pPr>
            <w:r w:rsidRPr="001C4A1F">
              <w:rPr>
                <w:color w:val="000000"/>
              </w:rPr>
              <w:t xml:space="preserve">  </w:t>
            </w:r>
            <w:r>
              <w:rPr>
                <w:color w:val="000000"/>
              </w:rPr>
              <w:t>Gender</w:t>
            </w:r>
          </w:p>
        </w:tc>
        <w:tc>
          <w:tcPr>
            <w:tcW w:w="2405" w:type="dxa"/>
            <w:tcMar>
              <w:top w:w="0" w:type="dxa"/>
              <w:left w:w="108" w:type="dxa"/>
              <w:bottom w:w="0" w:type="dxa"/>
              <w:right w:w="108" w:type="dxa"/>
            </w:tcMar>
          </w:tcPr>
          <w:p w14:paraId="3CCB1D2E" w14:textId="79E1581A" w:rsidR="009B25FF" w:rsidRPr="001C4A1F" w:rsidRDefault="000473FB" w:rsidP="00F86714">
            <w:pPr>
              <w:spacing w:before="40" w:after="40"/>
              <w:jc w:val="center"/>
              <w:rPr>
                <w:color w:val="000000"/>
              </w:rPr>
            </w:pPr>
            <w:r>
              <w:rPr>
                <w:color w:val="000000"/>
              </w:rPr>
              <w:t>0.001</w:t>
            </w:r>
          </w:p>
        </w:tc>
        <w:tc>
          <w:tcPr>
            <w:tcW w:w="2552" w:type="dxa"/>
            <w:tcMar>
              <w:top w:w="0" w:type="dxa"/>
              <w:left w:w="108" w:type="dxa"/>
              <w:bottom w:w="0" w:type="dxa"/>
              <w:right w:w="108" w:type="dxa"/>
            </w:tcMar>
          </w:tcPr>
          <w:p w14:paraId="572B454D" w14:textId="15635926" w:rsidR="009B25FF" w:rsidRPr="001C4A1F" w:rsidRDefault="000473FB" w:rsidP="00F86714">
            <w:pPr>
              <w:spacing w:before="40" w:after="40"/>
              <w:jc w:val="center"/>
              <w:rPr>
                <w:color w:val="000000"/>
              </w:rPr>
            </w:pPr>
            <w:r>
              <w:rPr>
                <w:color w:val="000000"/>
              </w:rPr>
              <w:t>0.515</w:t>
            </w:r>
          </w:p>
        </w:tc>
      </w:tr>
      <w:tr w:rsidR="009B25FF" w:rsidRPr="001C4A1F" w14:paraId="4BD8A716" w14:textId="77777777" w:rsidTr="00727174">
        <w:trPr>
          <w:trHeight w:hRule="exact" w:val="288"/>
        </w:trPr>
        <w:tc>
          <w:tcPr>
            <w:tcW w:w="4403" w:type="dxa"/>
            <w:tcMar>
              <w:top w:w="0" w:type="dxa"/>
              <w:left w:w="108" w:type="dxa"/>
              <w:bottom w:w="0" w:type="dxa"/>
              <w:right w:w="108" w:type="dxa"/>
            </w:tcMar>
          </w:tcPr>
          <w:p w14:paraId="71956ADC" w14:textId="77777777" w:rsidR="009B25FF" w:rsidRPr="001C4A1F" w:rsidRDefault="009B25FF" w:rsidP="00F86714">
            <w:pPr>
              <w:spacing w:before="40" w:after="40"/>
              <w:rPr>
                <w:color w:val="000000"/>
              </w:rPr>
            </w:pPr>
            <w:r w:rsidRPr="001C4A1F">
              <w:rPr>
                <w:color w:val="000000"/>
              </w:rPr>
              <w:t xml:space="preserve">  </w:t>
            </w:r>
            <w:r>
              <w:rPr>
                <w:color w:val="000000"/>
              </w:rPr>
              <w:t>Industry</w:t>
            </w:r>
          </w:p>
        </w:tc>
        <w:tc>
          <w:tcPr>
            <w:tcW w:w="2405" w:type="dxa"/>
            <w:tcMar>
              <w:top w:w="0" w:type="dxa"/>
              <w:left w:w="108" w:type="dxa"/>
              <w:bottom w:w="0" w:type="dxa"/>
              <w:right w:w="108" w:type="dxa"/>
            </w:tcMar>
          </w:tcPr>
          <w:p w14:paraId="0C316346" w14:textId="36C20A99" w:rsidR="009B25FF" w:rsidRPr="001C4A1F" w:rsidRDefault="009B25FF" w:rsidP="00F86714">
            <w:pPr>
              <w:spacing w:before="40" w:after="40"/>
              <w:jc w:val="center"/>
              <w:rPr>
                <w:color w:val="000000"/>
              </w:rPr>
            </w:pPr>
            <w:r w:rsidRPr="001C4A1F">
              <w:rPr>
                <w:color w:val="000000"/>
              </w:rPr>
              <w:t>-0.00</w:t>
            </w:r>
            <w:r w:rsidR="000473FB">
              <w:rPr>
                <w:color w:val="000000"/>
              </w:rPr>
              <w:t>1</w:t>
            </w:r>
          </w:p>
        </w:tc>
        <w:tc>
          <w:tcPr>
            <w:tcW w:w="2552" w:type="dxa"/>
            <w:tcMar>
              <w:top w:w="0" w:type="dxa"/>
              <w:left w:w="108" w:type="dxa"/>
              <w:bottom w:w="0" w:type="dxa"/>
              <w:right w:w="108" w:type="dxa"/>
            </w:tcMar>
          </w:tcPr>
          <w:p w14:paraId="5DBA36E4" w14:textId="6F32C8B0" w:rsidR="009B25FF" w:rsidRPr="001C4A1F" w:rsidRDefault="009B25FF" w:rsidP="00F86714">
            <w:pPr>
              <w:spacing w:before="40" w:after="40"/>
              <w:jc w:val="center"/>
              <w:rPr>
                <w:color w:val="000000"/>
              </w:rPr>
            </w:pPr>
            <w:r w:rsidRPr="001C4A1F">
              <w:rPr>
                <w:color w:val="000000"/>
              </w:rPr>
              <w:t>-</w:t>
            </w:r>
            <w:r w:rsidR="000473FB">
              <w:rPr>
                <w:color w:val="000000"/>
              </w:rPr>
              <w:t>0.337</w:t>
            </w:r>
          </w:p>
        </w:tc>
      </w:tr>
      <w:tr w:rsidR="009B25FF" w:rsidRPr="001C4A1F" w14:paraId="6F958C25" w14:textId="77777777" w:rsidTr="00727174">
        <w:trPr>
          <w:trHeight w:hRule="exact" w:val="288"/>
        </w:trPr>
        <w:tc>
          <w:tcPr>
            <w:tcW w:w="4403" w:type="dxa"/>
            <w:tcMar>
              <w:top w:w="0" w:type="dxa"/>
              <w:left w:w="108" w:type="dxa"/>
              <w:bottom w:w="0" w:type="dxa"/>
              <w:right w:w="108" w:type="dxa"/>
            </w:tcMar>
          </w:tcPr>
          <w:p w14:paraId="518EE429" w14:textId="77777777" w:rsidR="009B25FF" w:rsidRPr="001C4A1F" w:rsidRDefault="009B25FF" w:rsidP="00F86714">
            <w:pPr>
              <w:spacing w:before="40" w:after="40"/>
              <w:rPr>
                <w:color w:val="000000"/>
              </w:rPr>
            </w:pPr>
            <w:r w:rsidRPr="001C4A1F">
              <w:rPr>
                <w:color w:val="000000"/>
              </w:rPr>
              <w:lastRenderedPageBreak/>
              <w:t xml:space="preserve">  </w:t>
            </w:r>
            <w:r>
              <w:rPr>
                <w:color w:val="000000"/>
              </w:rPr>
              <w:t>Experience</w:t>
            </w:r>
          </w:p>
        </w:tc>
        <w:tc>
          <w:tcPr>
            <w:tcW w:w="2405" w:type="dxa"/>
            <w:tcMar>
              <w:top w:w="0" w:type="dxa"/>
              <w:left w:w="108" w:type="dxa"/>
              <w:bottom w:w="0" w:type="dxa"/>
              <w:right w:w="108" w:type="dxa"/>
            </w:tcMar>
          </w:tcPr>
          <w:p w14:paraId="71D3EBAF" w14:textId="145E2993" w:rsidR="009B25FF" w:rsidRPr="001C4A1F" w:rsidRDefault="000473FB" w:rsidP="00F86714">
            <w:pPr>
              <w:spacing w:before="40" w:after="40"/>
              <w:jc w:val="center"/>
              <w:rPr>
                <w:color w:val="000000"/>
              </w:rPr>
            </w:pPr>
            <w:r>
              <w:rPr>
                <w:color w:val="000000"/>
              </w:rPr>
              <w:t>0.009</w:t>
            </w:r>
          </w:p>
        </w:tc>
        <w:tc>
          <w:tcPr>
            <w:tcW w:w="2552" w:type="dxa"/>
            <w:tcMar>
              <w:top w:w="0" w:type="dxa"/>
              <w:left w:w="108" w:type="dxa"/>
              <w:bottom w:w="0" w:type="dxa"/>
              <w:right w:w="108" w:type="dxa"/>
            </w:tcMar>
          </w:tcPr>
          <w:p w14:paraId="6A057CE7" w14:textId="347E98EA" w:rsidR="009B25FF" w:rsidRPr="001C4A1F" w:rsidRDefault="000473FB" w:rsidP="00F86714">
            <w:pPr>
              <w:spacing w:before="40" w:after="40"/>
              <w:jc w:val="center"/>
              <w:rPr>
                <w:color w:val="000000"/>
              </w:rPr>
            </w:pPr>
            <w:r>
              <w:rPr>
                <w:color w:val="000000"/>
              </w:rPr>
              <w:t>3.181</w:t>
            </w:r>
          </w:p>
        </w:tc>
      </w:tr>
      <w:tr w:rsidR="009B25FF" w:rsidRPr="001C4A1F" w14:paraId="2D92FB31" w14:textId="77777777" w:rsidTr="00727174">
        <w:trPr>
          <w:trHeight w:hRule="exact" w:val="288"/>
        </w:trPr>
        <w:tc>
          <w:tcPr>
            <w:tcW w:w="4403" w:type="dxa"/>
            <w:tcMar>
              <w:top w:w="0" w:type="dxa"/>
              <w:left w:w="108" w:type="dxa"/>
              <w:bottom w:w="0" w:type="dxa"/>
              <w:right w:w="108" w:type="dxa"/>
            </w:tcMar>
          </w:tcPr>
          <w:p w14:paraId="572E6CAA" w14:textId="77777777" w:rsidR="009B25FF" w:rsidRPr="001C4A1F" w:rsidRDefault="009B25FF" w:rsidP="00F86714">
            <w:pPr>
              <w:spacing w:before="40" w:after="40"/>
              <w:rPr>
                <w:color w:val="000000"/>
              </w:rPr>
            </w:pPr>
            <w:r w:rsidRPr="001C4A1F">
              <w:rPr>
                <w:color w:val="000000"/>
              </w:rPr>
              <w:t xml:space="preserve">  </w:t>
            </w:r>
            <w:r>
              <w:rPr>
                <w:color w:val="000000"/>
              </w:rPr>
              <w:t>Public</w:t>
            </w:r>
          </w:p>
        </w:tc>
        <w:tc>
          <w:tcPr>
            <w:tcW w:w="2405" w:type="dxa"/>
            <w:tcMar>
              <w:top w:w="0" w:type="dxa"/>
              <w:left w:w="108" w:type="dxa"/>
              <w:bottom w:w="0" w:type="dxa"/>
              <w:right w:w="108" w:type="dxa"/>
            </w:tcMar>
          </w:tcPr>
          <w:p w14:paraId="2B0B8E1A" w14:textId="29233ABC" w:rsidR="009B25FF" w:rsidRPr="001C4A1F" w:rsidRDefault="000473FB" w:rsidP="00F86714">
            <w:pPr>
              <w:spacing w:before="40" w:after="40"/>
              <w:jc w:val="center"/>
              <w:rPr>
                <w:color w:val="000000"/>
              </w:rPr>
            </w:pPr>
            <w:r>
              <w:rPr>
                <w:color w:val="000000"/>
              </w:rPr>
              <w:t>0.003</w:t>
            </w:r>
          </w:p>
        </w:tc>
        <w:tc>
          <w:tcPr>
            <w:tcW w:w="2552" w:type="dxa"/>
            <w:tcMar>
              <w:top w:w="0" w:type="dxa"/>
              <w:left w:w="108" w:type="dxa"/>
              <w:bottom w:w="0" w:type="dxa"/>
              <w:right w:w="108" w:type="dxa"/>
            </w:tcMar>
          </w:tcPr>
          <w:p w14:paraId="755734D6" w14:textId="28DCB043" w:rsidR="009B25FF" w:rsidRPr="001C4A1F" w:rsidRDefault="000473FB" w:rsidP="00F86714">
            <w:pPr>
              <w:spacing w:before="40" w:after="40"/>
              <w:jc w:val="center"/>
              <w:rPr>
                <w:color w:val="000000"/>
              </w:rPr>
            </w:pPr>
            <w:r>
              <w:rPr>
                <w:color w:val="000000"/>
              </w:rPr>
              <w:t>0.891</w:t>
            </w:r>
          </w:p>
        </w:tc>
      </w:tr>
      <w:tr w:rsidR="009B25FF" w:rsidRPr="001C4A1F" w14:paraId="30CAAB60" w14:textId="77777777" w:rsidTr="00727174">
        <w:trPr>
          <w:trHeight w:hRule="exact" w:val="288"/>
        </w:trPr>
        <w:tc>
          <w:tcPr>
            <w:tcW w:w="4403" w:type="dxa"/>
            <w:tcBorders>
              <w:bottom w:val="single" w:sz="4" w:space="0" w:color="000000"/>
            </w:tcBorders>
            <w:tcMar>
              <w:top w:w="0" w:type="dxa"/>
              <w:left w:w="108" w:type="dxa"/>
              <w:bottom w:w="0" w:type="dxa"/>
              <w:right w:w="108" w:type="dxa"/>
            </w:tcMar>
          </w:tcPr>
          <w:p w14:paraId="7ABB4D9B" w14:textId="77777777" w:rsidR="009B25FF" w:rsidRPr="001C4A1F" w:rsidRDefault="009B25FF" w:rsidP="00F86714">
            <w:pPr>
              <w:spacing w:before="40" w:after="40"/>
              <w:rPr>
                <w:color w:val="000000"/>
              </w:rPr>
            </w:pPr>
            <w:r w:rsidRPr="001C4A1F">
              <w:rPr>
                <w:color w:val="000000"/>
              </w:rPr>
              <w:t xml:space="preserve">  </w:t>
            </w:r>
            <w:r>
              <w:rPr>
                <w:color w:val="000000"/>
              </w:rPr>
              <w:t>Race</w:t>
            </w:r>
          </w:p>
        </w:tc>
        <w:tc>
          <w:tcPr>
            <w:tcW w:w="2405" w:type="dxa"/>
            <w:tcBorders>
              <w:bottom w:val="single" w:sz="4" w:space="0" w:color="000000"/>
            </w:tcBorders>
            <w:tcMar>
              <w:top w:w="0" w:type="dxa"/>
              <w:left w:w="108" w:type="dxa"/>
              <w:bottom w:w="0" w:type="dxa"/>
              <w:right w:w="108" w:type="dxa"/>
            </w:tcMar>
          </w:tcPr>
          <w:p w14:paraId="7E9D2618" w14:textId="28AF9A33" w:rsidR="009B25FF" w:rsidRPr="001C4A1F" w:rsidRDefault="009B25FF" w:rsidP="00F86714">
            <w:pPr>
              <w:spacing w:before="40" w:after="40"/>
              <w:jc w:val="center"/>
              <w:rPr>
                <w:color w:val="000000"/>
              </w:rPr>
            </w:pPr>
            <w:r>
              <w:rPr>
                <w:color w:val="000000"/>
              </w:rPr>
              <w:t>0.00</w:t>
            </w:r>
            <w:r w:rsidR="000473FB">
              <w:rPr>
                <w:color w:val="000000"/>
              </w:rPr>
              <w:t>8</w:t>
            </w:r>
          </w:p>
        </w:tc>
        <w:tc>
          <w:tcPr>
            <w:tcW w:w="2552" w:type="dxa"/>
            <w:tcBorders>
              <w:bottom w:val="single" w:sz="4" w:space="0" w:color="000000"/>
            </w:tcBorders>
            <w:tcMar>
              <w:top w:w="0" w:type="dxa"/>
              <w:left w:w="108" w:type="dxa"/>
              <w:bottom w:w="0" w:type="dxa"/>
              <w:right w:w="108" w:type="dxa"/>
            </w:tcMar>
          </w:tcPr>
          <w:p w14:paraId="6DCB7169" w14:textId="0354A665" w:rsidR="009B25FF" w:rsidRPr="001C4A1F" w:rsidRDefault="000473FB" w:rsidP="00F86714">
            <w:pPr>
              <w:spacing w:before="40" w:after="40"/>
              <w:jc w:val="center"/>
              <w:rPr>
                <w:color w:val="000000"/>
              </w:rPr>
            </w:pPr>
            <w:r>
              <w:rPr>
                <w:color w:val="000000"/>
              </w:rPr>
              <w:t>2.741</w:t>
            </w:r>
          </w:p>
        </w:tc>
      </w:tr>
      <w:tr w:rsidR="00870522" w:rsidRPr="001C4A1F" w14:paraId="7D526504" w14:textId="77777777" w:rsidTr="00727174">
        <w:trPr>
          <w:trHeight w:hRule="exact" w:val="288"/>
        </w:trPr>
        <w:tc>
          <w:tcPr>
            <w:tcW w:w="9360" w:type="dxa"/>
            <w:gridSpan w:val="3"/>
            <w:tcBorders>
              <w:top w:val="single" w:sz="4" w:space="0" w:color="000000"/>
            </w:tcBorders>
            <w:tcMar>
              <w:top w:w="0" w:type="dxa"/>
              <w:left w:w="108" w:type="dxa"/>
              <w:bottom w:w="0" w:type="dxa"/>
              <w:right w:w="108" w:type="dxa"/>
            </w:tcMar>
            <w:hideMark/>
          </w:tcPr>
          <w:p w14:paraId="27798E3C" w14:textId="77777777" w:rsidR="00870522" w:rsidRPr="001C4A1F" w:rsidRDefault="00870522" w:rsidP="00F86714">
            <w:pPr>
              <w:spacing w:before="40" w:after="40"/>
            </w:pPr>
            <w:r w:rsidRPr="001C4A1F">
              <w:rPr>
                <w:color w:val="000000"/>
              </w:rPr>
              <w:t>D4: Pure endowment components</w:t>
            </w:r>
          </w:p>
        </w:tc>
      </w:tr>
      <w:tr w:rsidR="00870522" w:rsidRPr="001C4A1F" w14:paraId="5CA2103A" w14:textId="77777777" w:rsidTr="00727174">
        <w:trPr>
          <w:trHeight w:hRule="exact" w:val="288"/>
        </w:trPr>
        <w:tc>
          <w:tcPr>
            <w:tcW w:w="4403" w:type="dxa"/>
            <w:tcMar>
              <w:top w:w="0" w:type="dxa"/>
              <w:left w:w="108" w:type="dxa"/>
              <w:bottom w:w="0" w:type="dxa"/>
              <w:right w:w="108" w:type="dxa"/>
            </w:tcMar>
            <w:hideMark/>
          </w:tcPr>
          <w:p w14:paraId="5CFA46C2" w14:textId="77777777" w:rsidR="00870522" w:rsidRPr="001C4A1F" w:rsidRDefault="00870522" w:rsidP="00F86714">
            <w:pPr>
              <w:spacing w:before="40" w:after="40"/>
            </w:pPr>
            <w:r w:rsidRPr="001C4A1F">
              <w:rPr>
                <w:color w:val="000000"/>
              </w:rPr>
              <w:t>  Less Than BA/BS Degree</w:t>
            </w:r>
          </w:p>
        </w:tc>
        <w:tc>
          <w:tcPr>
            <w:tcW w:w="2405" w:type="dxa"/>
            <w:tcMar>
              <w:top w:w="0" w:type="dxa"/>
              <w:left w:w="108" w:type="dxa"/>
              <w:bottom w:w="0" w:type="dxa"/>
              <w:right w:w="108" w:type="dxa"/>
            </w:tcMar>
            <w:hideMark/>
          </w:tcPr>
          <w:p w14:paraId="08796782" w14:textId="77777777" w:rsidR="00870522" w:rsidRPr="001C4A1F" w:rsidRDefault="00870522" w:rsidP="00F86714">
            <w:pPr>
              <w:spacing w:before="40" w:after="40"/>
              <w:jc w:val="center"/>
            </w:pPr>
            <w:r w:rsidRPr="001C4A1F">
              <w:rPr>
                <w:color w:val="000000"/>
              </w:rPr>
              <w:t>0.007</w:t>
            </w:r>
          </w:p>
        </w:tc>
        <w:tc>
          <w:tcPr>
            <w:tcW w:w="2552" w:type="dxa"/>
            <w:tcMar>
              <w:top w:w="0" w:type="dxa"/>
              <w:left w:w="108" w:type="dxa"/>
              <w:bottom w:w="0" w:type="dxa"/>
              <w:right w:w="108" w:type="dxa"/>
            </w:tcMar>
            <w:hideMark/>
          </w:tcPr>
          <w:p w14:paraId="34849056" w14:textId="77777777" w:rsidR="00870522" w:rsidRPr="001C4A1F" w:rsidRDefault="00870522" w:rsidP="00F86714">
            <w:pPr>
              <w:spacing w:before="40" w:after="40"/>
              <w:jc w:val="center"/>
            </w:pPr>
            <w:r w:rsidRPr="001C4A1F">
              <w:rPr>
                <w:color w:val="000000"/>
              </w:rPr>
              <w:t>2.344</w:t>
            </w:r>
          </w:p>
        </w:tc>
      </w:tr>
      <w:tr w:rsidR="00870522" w:rsidRPr="001C4A1F" w14:paraId="2F67C57E" w14:textId="77777777" w:rsidTr="00727174">
        <w:trPr>
          <w:trHeight w:hRule="exact" w:val="288"/>
        </w:trPr>
        <w:tc>
          <w:tcPr>
            <w:tcW w:w="4403" w:type="dxa"/>
            <w:tcMar>
              <w:top w:w="0" w:type="dxa"/>
              <w:left w:w="108" w:type="dxa"/>
              <w:bottom w:w="0" w:type="dxa"/>
              <w:right w:w="108" w:type="dxa"/>
            </w:tcMar>
            <w:hideMark/>
          </w:tcPr>
          <w:p w14:paraId="50556ADE" w14:textId="77777777" w:rsidR="00870522" w:rsidRPr="001C4A1F" w:rsidRDefault="00870522" w:rsidP="00F86714">
            <w:pPr>
              <w:spacing w:before="40" w:after="40"/>
            </w:pPr>
            <w:r w:rsidRPr="001C4A1F">
              <w:rPr>
                <w:color w:val="000000"/>
              </w:rPr>
              <w:t>  BA/BS Degree</w:t>
            </w:r>
          </w:p>
        </w:tc>
        <w:tc>
          <w:tcPr>
            <w:tcW w:w="2405" w:type="dxa"/>
            <w:tcMar>
              <w:top w:w="0" w:type="dxa"/>
              <w:left w:w="108" w:type="dxa"/>
              <w:bottom w:w="0" w:type="dxa"/>
              <w:right w:w="108" w:type="dxa"/>
            </w:tcMar>
            <w:hideMark/>
          </w:tcPr>
          <w:p w14:paraId="77F1B2C4" w14:textId="77777777" w:rsidR="00870522" w:rsidRPr="001C4A1F" w:rsidRDefault="00870522" w:rsidP="00F86714">
            <w:pPr>
              <w:spacing w:before="40" w:after="40"/>
              <w:jc w:val="center"/>
            </w:pPr>
            <w:r w:rsidRPr="001C4A1F">
              <w:rPr>
                <w:color w:val="000000"/>
              </w:rPr>
              <w:t>-0.015</w:t>
            </w:r>
          </w:p>
        </w:tc>
        <w:tc>
          <w:tcPr>
            <w:tcW w:w="2552" w:type="dxa"/>
            <w:tcMar>
              <w:top w:w="0" w:type="dxa"/>
              <w:left w:w="108" w:type="dxa"/>
              <w:bottom w:w="0" w:type="dxa"/>
              <w:right w:w="108" w:type="dxa"/>
            </w:tcMar>
            <w:hideMark/>
          </w:tcPr>
          <w:p w14:paraId="0E640D88" w14:textId="77777777" w:rsidR="00870522" w:rsidRPr="001C4A1F" w:rsidRDefault="00870522" w:rsidP="00F86714">
            <w:pPr>
              <w:spacing w:before="40" w:after="40"/>
              <w:jc w:val="center"/>
            </w:pPr>
            <w:r w:rsidRPr="001C4A1F">
              <w:rPr>
                <w:color w:val="000000"/>
              </w:rPr>
              <w:t>-5.319</w:t>
            </w:r>
          </w:p>
        </w:tc>
      </w:tr>
      <w:tr w:rsidR="00870522" w:rsidRPr="001C4A1F" w14:paraId="0ECB18E2" w14:textId="77777777" w:rsidTr="00727174">
        <w:trPr>
          <w:trHeight w:hRule="exact" w:val="288"/>
        </w:trPr>
        <w:tc>
          <w:tcPr>
            <w:tcW w:w="4403" w:type="dxa"/>
            <w:tcMar>
              <w:top w:w="0" w:type="dxa"/>
              <w:left w:w="108" w:type="dxa"/>
              <w:bottom w:w="0" w:type="dxa"/>
              <w:right w:w="108" w:type="dxa"/>
            </w:tcMar>
            <w:hideMark/>
          </w:tcPr>
          <w:p w14:paraId="3B103742" w14:textId="77777777" w:rsidR="00870522" w:rsidRPr="001C4A1F" w:rsidRDefault="00870522" w:rsidP="00F86714">
            <w:pPr>
              <w:spacing w:before="40" w:after="40"/>
            </w:pPr>
            <w:r w:rsidRPr="001C4A1F">
              <w:rPr>
                <w:color w:val="000000"/>
              </w:rPr>
              <w:t>  Graduate Degree</w:t>
            </w:r>
          </w:p>
        </w:tc>
        <w:tc>
          <w:tcPr>
            <w:tcW w:w="2405" w:type="dxa"/>
            <w:tcMar>
              <w:top w:w="0" w:type="dxa"/>
              <w:left w:w="108" w:type="dxa"/>
              <w:bottom w:w="0" w:type="dxa"/>
              <w:right w:w="108" w:type="dxa"/>
            </w:tcMar>
            <w:hideMark/>
          </w:tcPr>
          <w:p w14:paraId="7824B990" w14:textId="77777777" w:rsidR="00870522" w:rsidRPr="001C4A1F" w:rsidRDefault="00870522" w:rsidP="00F86714">
            <w:pPr>
              <w:spacing w:before="40" w:after="40"/>
              <w:jc w:val="center"/>
            </w:pPr>
            <w:r w:rsidRPr="001C4A1F">
              <w:rPr>
                <w:color w:val="000000"/>
              </w:rPr>
              <w:t>0.054</w:t>
            </w:r>
          </w:p>
        </w:tc>
        <w:tc>
          <w:tcPr>
            <w:tcW w:w="2552" w:type="dxa"/>
            <w:tcMar>
              <w:top w:w="0" w:type="dxa"/>
              <w:left w:w="108" w:type="dxa"/>
              <w:bottom w:w="0" w:type="dxa"/>
              <w:right w:w="108" w:type="dxa"/>
            </w:tcMar>
            <w:hideMark/>
          </w:tcPr>
          <w:p w14:paraId="33EFBA4E" w14:textId="77777777" w:rsidR="00870522" w:rsidRPr="001C4A1F" w:rsidRDefault="00870522" w:rsidP="00F86714">
            <w:pPr>
              <w:spacing w:before="40" w:after="40"/>
              <w:jc w:val="center"/>
            </w:pPr>
            <w:r w:rsidRPr="001C4A1F">
              <w:rPr>
                <w:color w:val="000000"/>
              </w:rPr>
              <w:t>19.332</w:t>
            </w:r>
          </w:p>
        </w:tc>
      </w:tr>
      <w:tr w:rsidR="001C12F8" w:rsidRPr="001C4A1F" w14:paraId="252C1DB4" w14:textId="77777777" w:rsidTr="00727174">
        <w:trPr>
          <w:trHeight w:hRule="exact" w:val="288"/>
        </w:trPr>
        <w:tc>
          <w:tcPr>
            <w:tcW w:w="4403" w:type="dxa"/>
            <w:tcMar>
              <w:top w:w="0" w:type="dxa"/>
              <w:left w:w="108" w:type="dxa"/>
              <w:bottom w:w="0" w:type="dxa"/>
              <w:right w:w="108" w:type="dxa"/>
            </w:tcMar>
          </w:tcPr>
          <w:p w14:paraId="12762D54" w14:textId="31845F5D" w:rsidR="001C12F8" w:rsidRPr="001C4A1F" w:rsidRDefault="001C12F8" w:rsidP="00F86714">
            <w:pPr>
              <w:spacing w:before="40" w:after="40"/>
              <w:rPr>
                <w:color w:val="000000"/>
              </w:rPr>
            </w:pPr>
            <w:r w:rsidRPr="001C4A1F">
              <w:rPr>
                <w:color w:val="000000"/>
              </w:rPr>
              <w:t xml:space="preserve">  </w:t>
            </w:r>
            <w:r>
              <w:rPr>
                <w:color w:val="000000"/>
              </w:rPr>
              <w:t>Gender</w:t>
            </w:r>
          </w:p>
        </w:tc>
        <w:tc>
          <w:tcPr>
            <w:tcW w:w="2405" w:type="dxa"/>
            <w:tcMar>
              <w:top w:w="0" w:type="dxa"/>
              <w:left w:w="108" w:type="dxa"/>
              <w:bottom w:w="0" w:type="dxa"/>
              <w:right w:w="108" w:type="dxa"/>
            </w:tcMar>
          </w:tcPr>
          <w:p w14:paraId="5AB5B3D9" w14:textId="1C0BA3BC" w:rsidR="001C12F8" w:rsidRPr="001C4A1F" w:rsidRDefault="00C91CAD" w:rsidP="00F86714">
            <w:pPr>
              <w:spacing w:before="40" w:after="40"/>
              <w:jc w:val="center"/>
              <w:rPr>
                <w:color w:val="000000"/>
              </w:rPr>
            </w:pPr>
            <w:r>
              <w:rPr>
                <w:color w:val="000000"/>
              </w:rPr>
              <w:t>-0.017</w:t>
            </w:r>
          </w:p>
        </w:tc>
        <w:tc>
          <w:tcPr>
            <w:tcW w:w="2552" w:type="dxa"/>
            <w:tcMar>
              <w:top w:w="0" w:type="dxa"/>
              <w:left w:w="108" w:type="dxa"/>
              <w:bottom w:w="0" w:type="dxa"/>
              <w:right w:w="108" w:type="dxa"/>
            </w:tcMar>
          </w:tcPr>
          <w:p w14:paraId="07C17EDA" w14:textId="37E20BC0" w:rsidR="001C12F8" w:rsidRPr="001C4A1F" w:rsidRDefault="00C91CAD" w:rsidP="00F86714">
            <w:pPr>
              <w:spacing w:before="40" w:after="40"/>
              <w:jc w:val="center"/>
              <w:rPr>
                <w:color w:val="000000"/>
              </w:rPr>
            </w:pPr>
            <w:r>
              <w:rPr>
                <w:color w:val="000000"/>
              </w:rPr>
              <w:t>-6.231</w:t>
            </w:r>
          </w:p>
        </w:tc>
      </w:tr>
      <w:tr w:rsidR="001C12F8" w:rsidRPr="001C4A1F" w14:paraId="6468C07F" w14:textId="77777777" w:rsidTr="00727174">
        <w:trPr>
          <w:trHeight w:hRule="exact" w:val="288"/>
        </w:trPr>
        <w:tc>
          <w:tcPr>
            <w:tcW w:w="4403" w:type="dxa"/>
            <w:tcMar>
              <w:top w:w="0" w:type="dxa"/>
              <w:left w:w="108" w:type="dxa"/>
              <w:bottom w:w="0" w:type="dxa"/>
              <w:right w:w="108" w:type="dxa"/>
            </w:tcMar>
          </w:tcPr>
          <w:p w14:paraId="3B9BCEB8" w14:textId="76B7FCEA" w:rsidR="001C12F8" w:rsidRPr="001C4A1F" w:rsidRDefault="001C12F8" w:rsidP="00F86714">
            <w:pPr>
              <w:spacing w:before="40" w:after="40"/>
              <w:rPr>
                <w:color w:val="000000"/>
              </w:rPr>
            </w:pPr>
            <w:r w:rsidRPr="001C4A1F">
              <w:rPr>
                <w:color w:val="000000"/>
              </w:rPr>
              <w:t xml:space="preserve">  </w:t>
            </w:r>
            <w:r>
              <w:rPr>
                <w:color w:val="000000"/>
              </w:rPr>
              <w:t>Industry</w:t>
            </w:r>
          </w:p>
        </w:tc>
        <w:tc>
          <w:tcPr>
            <w:tcW w:w="2405" w:type="dxa"/>
            <w:tcMar>
              <w:top w:w="0" w:type="dxa"/>
              <w:left w:w="108" w:type="dxa"/>
              <w:bottom w:w="0" w:type="dxa"/>
              <w:right w:w="108" w:type="dxa"/>
            </w:tcMar>
          </w:tcPr>
          <w:p w14:paraId="63564754" w14:textId="65DAC029" w:rsidR="001C12F8" w:rsidRPr="001C4A1F" w:rsidRDefault="00C91CAD" w:rsidP="00F86714">
            <w:pPr>
              <w:spacing w:before="40" w:after="40"/>
              <w:jc w:val="center"/>
              <w:rPr>
                <w:color w:val="000000"/>
              </w:rPr>
            </w:pPr>
            <w:r>
              <w:rPr>
                <w:color w:val="000000"/>
              </w:rPr>
              <w:t>0.029</w:t>
            </w:r>
          </w:p>
        </w:tc>
        <w:tc>
          <w:tcPr>
            <w:tcW w:w="2552" w:type="dxa"/>
            <w:tcMar>
              <w:top w:w="0" w:type="dxa"/>
              <w:left w:w="108" w:type="dxa"/>
              <w:bottom w:w="0" w:type="dxa"/>
              <w:right w:w="108" w:type="dxa"/>
            </w:tcMar>
          </w:tcPr>
          <w:p w14:paraId="7FFB3D39" w14:textId="2A375FF3" w:rsidR="001C12F8" w:rsidRPr="001C4A1F" w:rsidRDefault="00C91CAD" w:rsidP="00F86714">
            <w:pPr>
              <w:spacing w:before="40" w:after="40"/>
              <w:jc w:val="center"/>
              <w:rPr>
                <w:color w:val="000000"/>
              </w:rPr>
            </w:pPr>
            <w:r>
              <w:rPr>
                <w:color w:val="000000"/>
              </w:rPr>
              <w:t>9.236</w:t>
            </w:r>
          </w:p>
        </w:tc>
      </w:tr>
      <w:tr w:rsidR="00073988" w:rsidRPr="001C4A1F" w14:paraId="0D3D2FA1" w14:textId="77777777" w:rsidTr="00727174">
        <w:trPr>
          <w:trHeight w:hRule="exact" w:val="288"/>
        </w:trPr>
        <w:tc>
          <w:tcPr>
            <w:tcW w:w="4403" w:type="dxa"/>
            <w:tcMar>
              <w:top w:w="0" w:type="dxa"/>
              <w:left w:w="108" w:type="dxa"/>
              <w:bottom w:w="0" w:type="dxa"/>
              <w:right w:w="108" w:type="dxa"/>
            </w:tcMar>
          </w:tcPr>
          <w:p w14:paraId="35A84576" w14:textId="43582534" w:rsidR="00073988" w:rsidRPr="001C4A1F" w:rsidRDefault="00073988" w:rsidP="00F86714">
            <w:pPr>
              <w:spacing w:before="40" w:after="40"/>
              <w:rPr>
                <w:color w:val="000000"/>
              </w:rPr>
            </w:pPr>
            <w:r w:rsidRPr="001C4A1F">
              <w:rPr>
                <w:color w:val="000000"/>
              </w:rPr>
              <w:t xml:space="preserve">  </w:t>
            </w:r>
            <w:r>
              <w:rPr>
                <w:color w:val="000000"/>
              </w:rPr>
              <w:t>Experience</w:t>
            </w:r>
          </w:p>
        </w:tc>
        <w:tc>
          <w:tcPr>
            <w:tcW w:w="2405" w:type="dxa"/>
            <w:tcMar>
              <w:top w:w="0" w:type="dxa"/>
              <w:left w:w="108" w:type="dxa"/>
              <w:bottom w:w="0" w:type="dxa"/>
              <w:right w:w="108" w:type="dxa"/>
            </w:tcMar>
          </w:tcPr>
          <w:p w14:paraId="137D93CA" w14:textId="4715F764" w:rsidR="00073988" w:rsidRPr="001C4A1F" w:rsidRDefault="00541DB1" w:rsidP="00F86714">
            <w:pPr>
              <w:spacing w:before="40" w:after="40"/>
              <w:jc w:val="center"/>
              <w:rPr>
                <w:color w:val="000000"/>
              </w:rPr>
            </w:pPr>
            <w:r>
              <w:rPr>
                <w:color w:val="000000"/>
              </w:rPr>
              <w:t>0.012</w:t>
            </w:r>
          </w:p>
        </w:tc>
        <w:tc>
          <w:tcPr>
            <w:tcW w:w="2552" w:type="dxa"/>
            <w:tcMar>
              <w:top w:w="0" w:type="dxa"/>
              <w:left w:w="108" w:type="dxa"/>
              <w:bottom w:w="0" w:type="dxa"/>
              <w:right w:w="108" w:type="dxa"/>
            </w:tcMar>
          </w:tcPr>
          <w:p w14:paraId="539B70A4" w14:textId="4925F30B" w:rsidR="00073988" w:rsidRPr="001C4A1F" w:rsidRDefault="00541DB1" w:rsidP="00F86714">
            <w:pPr>
              <w:spacing w:before="40" w:after="40"/>
              <w:jc w:val="center"/>
              <w:rPr>
                <w:color w:val="000000"/>
              </w:rPr>
            </w:pPr>
            <w:r>
              <w:rPr>
                <w:color w:val="000000"/>
              </w:rPr>
              <w:t>4.139</w:t>
            </w:r>
          </w:p>
        </w:tc>
      </w:tr>
      <w:tr w:rsidR="001C12F8" w:rsidRPr="001C4A1F" w14:paraId="7450BC43" w14:textId="77777777" w:rsidTr="00727174">
        <w:trPr>
          <w:trHeight w:hRule="exact" w:val="288"/>
        </w:trPr>
        <w:tc>
          <w:tcPr>
            <w:tcW w:w="4403" w:type="dxa"/>
            <w:tcMar>
              <w:top w:w="0" w:type="dxa"/>
              <w:left w:w="108" w:type="dxa"/>
              <w:bottom w:w="0" w:type="dxa"/>
              <w:right w:w="108" w:type="dxa"/>
            </w:tcMar>
          </w:tcPr>
          <w:p w14:paraId="29E2AAE6" w14:textId="5A5CADFC" w:rsidR="001C12F8" w:rsidRPr="001C4A1F" w:rsidRDefault="001C12F8" w:rsidP="00F86714">
            <w:pPr>
              <w:spacing w:before="40" w:after="40"/>
              <w:rPr>
                <w:color w:val="000000"/>
              </w:rPr>
            </w:pPr>
            <w:r w:rsidRPr="001C4A1F">
              <w:rPr>
                <w:color w:val="000000"/>
              </w:rPr>
              <w:t xml:space="preserve">  </w:t>
            </w:r>
            <w:r>
              <w:rPr>
                <w:color w:val="000000"/>
              </w:rPr>
              <w:t>Public</w:t>
            </w:r>
          </w:p>
        </w:tc>
        <w:tc>
          <w:tcPr>
            <w:tcW w:w="2405" w:type="dxa"/>
            <w:tcMar>
              <w:top w:w="0" w:type="dxa"/>
              <w:left w:w="108" w:type="dxa"/>
              <w:bottom w:w="0" w:type="dxa"/>
              <w:right w:w="108" w:type="dxa"/>
            </w:tcMar>
          </w:tcPr>
          <w:p w14:paraId="77C30DD9" w14:textId="013C4BBC" w:rsidR="001C12F8" w:rsidRPr="001C4A1F" w:rsidRDefault="001C12F8" w:rsidP="00F86714">
            <w:pPr>
              <w:spacing w:before="40" w:after="40"/>
              <w:jc w:val="center"/>
              <w:rPr>
                <w:color w:val="000000"/>
              </w:rPr>
            </w:pPr>
            <w:r>
              <w:rPr>
                <w:color w:val="000000"/>
              </w:rPr>
              <w:t>0.00</w:t>
            </w:r>
            <w:r w:rsidR="00C91CAD">
              <w:rPr>
                <w:color w:val="000000"/>
              </w:rPr>
              <w:t>5</w:t>
            </w:r>
          </w:p>
        </w:tc>
        <w:tc>
          <w:tcPr>
            <w:tcW w:w="2552" w:type="dxa"/>
            <w:tcMar>
              <w:top w:w="0" w:type="dxa"/>
              <w:left w:w="108" w:type="dxa"/>
              <w:bottom w:w="0" w:type="dxa"/>
              <w:right w:w="108" w:type="dxa"/>
            </w:tcMar>
          </w:tcPr>
          <w:p w14:paraId="10F724F0" w14:textId="34B0A9C4" w:rsidR="001C12F8" w:rsidRPr="001C4A1F" w:rsidRDefault="00C91CAD" w:rsidP="00F86714">
            <w:pPr>
              <w:spacing w:before="40" w:after="40"/>
              <w:jc w:val="center"/>
              <w:rPr>
                <w:color w:val="000000"/>
              </w:rPr>
            </w:pPr>
            <w:r>
              <w:rPr>
                <w:color w:val="000000"/>
              </w:rPr>
              <w:t>1.805</w:t>
            </w:r>
          </w:p>
        </w:tc>
      </w:tr>
      <w:tr w:rsidR="001C12F8" w:rsidRPr="001C4A1F" w14:paraId="1A597367" w14:textId="77777777" w:rsidTr="00727174">
        <w:trPr>
          <w:trHeight w:hRule="exact" w:val="288"/>
        </w:trPr>
        <w:tc>
          <w:tcPr>
            <w:tcW w:w="4403" w:type="dxa"/>
            <w:tcBorders>
              <w:bottom w:val="single" w:sz="4" w:space="0" w:color="000000"/>
            </w:tcBorders>
            <w:tcMar>
              <w:top w:w="0" w:type="dxa"/>
              <w:left w:w="108" w:type="dxa"/>
              <w:bottom w:w="0" w:type="dxa"/>
              <w:right w:w="108" w:type="dxa"/>
            </w:tcMar>
          </w:tcPr>
          <w:p w14:paraId="1DB755BC" w14:textId="45EDBDF8" w:rsidR="001C12F8" w:rsidRPr="001C4A1F" w:rsidRDefault="001C12F8" w:rsidP="00F86714">
            <w:pPr>
              <w:spacing w:before="40" w:after="40"/>
              <w:rPr>
                <w:color w:val="000000"/>
              </w:rPr>
            </w:pPr>
            <w:r w:rsidRPr="001C4A1F">
              <w:rPr>
                <w:color w:val="000000"/>
              </w:rPr>
              <w:t xml:space="preserve">  </w:t>
            </w:r>
            <w:r>
              <w:rPr>
                <w:color w:val="000000"/>
              </w:rPr>
              <w:t>Race</w:t>
            </w:r>
          </w:p>
        </w:tc>
        <w:tc>
          <w:tcPr>
            <w:tcW w:w="2405" w:type="dxa"/>
            <w:tcBorders>
              <w:bottom w:val="single" w:sz="4" w:space="0" w:color="000000"/>
            </w:tcBorders>
            <w:tcMar>
              <w:top w:w="0" w:type="dxa"/>
              <w:left w:w="108" w:type="dxa"/>
              <w:bottom w:w="0" w:type="dxa"/>
              <w:right w:w="108" w:type="dxa"/>
            </w:tcMar>
          </w:tcPr>
          <w:p w14:paraId="1D60C845" w14:textId="4DC22535" w:rsidR="001C12F8" w:rsidRPr="001C4A1F" w:rsidRDefault="001C12F8" w:rsidP="00F86714">
            <w:pPr>
              <w:spacing w:before="40" w:after="40"/>
              <w:jc w:val="center"/>
              <w:rPr>
                <w:color w:val="000000"/>
              </w:rPr>
            </w:pPr>
            <w:r>
              <w:rPr>
                <w:color w:val="000000"/>
              </w:rPr>
              <w:t>0.00</w:t>
            </w:r>
            <w:r w:rsidR="00C91CAD">
              <w:rPr>
                <w:color w:val="000000"/>
              </w:rPr>
              <w:t>5</w:t>
            </w:r>
          </w:p>
        </w:tc>
        <w:tc>
          <w:tcPr>
            <w:tcW w:w="2552" w:type="dxa"/>
            <w:tcBorders>
              <w:bottom w:val="single" w:sz="4" w:space="0" w:color="000000"/>
            </w:tcBorders>
            <w:tcMar>
              <w:top w:w="0" w:type="dxa"/>
              <w:left w:w="108" w:type="dxa"/>
              <w:bottom w:w="0" w:type="dxa"/>
              <w:right w:w="108" w:type="dxa"/>
            </w:tcMar>
          </w:tcPr>
          <w:p w14:paraId="24EFB0AC" w14:textId="7C8C08F4" w:rsidR="001C12F8" w:rsidRPr="001C4A1F" w:rsidRDefault="00C91CAD" w:rsidP="00F86714">
            <w:pPr>
              <w:spacing w:before="40" w:after="40"/>
              <w:jc w:val="center"/>
              <w:rPr>
                <w:color w:val="000000"/>
              </w:rPr>
            </w:pPr>
            <w:r>
              <w:rPr>
                <w:color w:val="000000"/>
              </w:rPr>
              <w:t>1.868</w:t>
            </w:r>
          </w:p>
        </w:tc>
      </w:tr>
      <w:tr w:rsidR="001C12F8" w:rsidRPr="001C4A1F" w14:paraId="5993B204" w14:textId="77777777" w:rsidTr="00727174">
        <w:trPr>
          <w:trHeight w:hRule="exact" w:val="288"/>
        </w:trPr>
        <w:tc>
          <w:tcPr>
            <w:tcW w:w="9360" w:type="dxa"/>
            <w:gridSpan w:val="3"/>
            <w:tcBorders>
              <w:top w:val="single" w:sz="4" w:space="0" w:color="000000"/>
            </w:tcBorders>
            <w:tcMar>
              <w:top w:w="0" w:type="dxa"/>
              <w:left w:w="108" w:type="dxa"/>
              <w:bottom w:w="0" w:type="dxa"/>
              <w:right w:w="108" w:type="dxa"/>
            </w:tcMar>
            <w:hideMark/>
          </w:tcPr>
          <w:p w14:paraId="208641B6" w14:textId="77777777" w:rsidR="001C12F8" w:rsidRPr="001C4A1F" w:rsidRDefault="001C12F8" w:rsidP="00F86714">
            <w:pPr>
              <w:spacing w:before="40" w:after="40"/>
            </w:pPr>
            <w:r w:rsidRPr="001C4A1F">
              <w:rPr>
                <w:color w:val="000000"/>
              </w:rPr>
              <w:t>D5: Endowment interaction components</w:t>
            </w:r>
          </w:p>
        </w:tc>
      </w:tr>
      <w:tr w:rsidR="001C12F8" w:rsidRPr="001C4A1F" w14:paraId="7C5D51D7" w14:textId="77777777" w:rsidTr="00727174">
        <w:trPr>
          <w:trHeight w:hRule="exact" w:val="288"/>
        </w:trPr>
        <w:tc>
          <w:tcPr>
            <w:tcW w:w="4403" w:type="dxa"/>
            <w:tcMar>
              <w:top w:w="0" w:type="dxa"/>
              <w:left w:w="108" w:type="dxa"/>
              <w:bottom w:w="0" w:type="dxa"/>
              <w:right w:w="108" w:type="dxa"/>
            </w:tcMar>
            <w:hideMark/>
          </w:tcPr>
          <w:p w14:paraId="1221278F" w14:textId="77777777" w:rsidR="001C12F8" w:rsidRPr="001C4A1F" w:rsidRDefault="001C12F8" w:rsidP="00F86714">
            <w:pPr>
              <w:spacing w:before="40" w:after="40"/>
            </w:pPr>
            <w:r w:rsidRPr="001C4A1F">
              <w:rPr>
                <w:color w:val="000000"/>
              </w:rPr>
              <w:t>  Less Than BA/BS Degree</w:t>
            </w:r>
          </w:p>
        </w:tc>
        <w:tc>
          <w:tcPr>
            <w:tcW w:w="2405" w:type="dxa"/>
            <w:tcMar>
              <w:top w:w="0" w:type="dxa"/>
              <w:left w:w="108" w:type="dxa"/>
              <w:bottom w:w="0" w:type="dxa"/>
              <w:right w:w="108" w:type="dxa"/>
            </w:tcMar>
            <w:hideMark/>
          </w:tcPr>
          <w:p w14:paraId="1CF76634" w14:textId="77777777" w:rsidR="001C12F8" w:rsidRPr="001C4A1F" w:rsidRDefault="001C12F8" w:rsidP="00F86714">
            <w:pPr>
              <w:spacing w:before="40" w:after="40"/>
              <w:jc w:val="center"/>
            </w:pPr>
            <w:r w:rsidRPr="001C4A1F">
              <w:rPr>
                <w:color w:val="000000"/>
              </w:rPr>
              <w:t>0.010</w:t>
            </w:r>
          </w:p>
        </w:tc>
        <w:tc>
          <w:tcPr>
            <w:tcW w:w="2552" w:type="dxa"/>
            <w:tcMar>
              <w:top w:w="0" w:type="dxa"/>
              <w:left w:w="108" w:type="dxa"/>
              <w:bottom w:w="0" w:type="dxa"/>
              <w:right w:w="108" w:type="dxa"/>
            </w:tcMar>
            <w:hideMark/>
          </w:tcPr>
          <w:p w14:paraId="5A1896C8" w14:textId="77777777" w:rsidR="001C12F8" w:rsidRPr="001C4A1F" w:rsidRDefault="001C12F8" w:rsidP="00F86714">
            <w:pPr>
              <w:spacing w:before="40" w:after="40"/>
              <w:jc w:val="center"/>
            </w:pPr>
            <w:r w:rsidRPr="001C4A1F">
              <w:rPr>
                <w:color w:val="000000"/>
              </w:rPr>
              <w:t>3.739</w:t>
            </w:r>
          </w:p>
        </w:tc>
      </w:tr>
      <w:tr w:rsidR="001C12F8" w:rsidRPr="001C4A1F" w14:paraId="62954406" w14:textId="77777777" w:rsidTr="00727174">
        <w:trPr>
          <w:trHeight w:hRule="exact" w:val="288"/>
        </w:trPr>
        <w:tc>
          <w:tcPr>
            <w:tcW w:w="4403" w:type="dxa"/>
            <w:tcMar>
              <w:top w:w="0" w:type="dxa"/>
              <w:left w:w="108" w:type="dxa"/>
              <w:bottom w:w="0" w:type="dxa"/>
              <w:right w:w="108" w:type="dxa"/>
            </w:tcMar>
            <w:hideMark/>
          </w:tcPr>
          <w:p w14:paraId="2319A77C" w14:textId="77777777" w:rsidR="001C12F8" w:rsidRPr="001C4A1F" w:rsidRDefault="001C12F8" w:rsidP="00F86714">
            <w:pPr>
              <w:spacing w:before="40" w:after="40"/>
            </w:pPr>
            <w:r w:rsidRPr="001C4A1F">
              <w:rPr>
                <w:color w:val="000000"/>
              </w:rPr>
              <w:t>  BA/BS Degree</w:t>
            </w:r>
          </w:p>
        </w:tc>
        <w:tc>
          <w:tcPr>
            <w:tcW w:w="2405" w:type="dxa"/>
            <w:tcMar>
              <w:top w:w="0" w:type="dxa"/>
              <w:left w:w="108" w:type="dxa"/>
              <w:bottom w:w="0" w:type="dxa"/>
              <w:right w:w="108" w:type="dxa"/>
            </w:tcMar>
            <w:hideMark/>
          </w:tcPr>
          <w:p w14:paraId="2A3AF59F" w14:textId="77777777" w:rsidR="001C12F8" w:rsidRPr="001C4A1F" w:rsidRDefault="001C12F8" w:rsidP="00F86714">
            <w:pPr>
              <w:spacing w:before="40" w:after="40"/>
              <w:jc w:val="center"/>
            </w:pPr>
            <w:r w:rsidRPr="001C4A1F">
              <w:rPr>
                <w:color w:val="000000"/>
              </w:rPr>
              <w:t>0.010</w:t>
            </w:r>
          </w:p>
        </w:tc>
        <w:tc>
          <w:tcPr>
            <w:tcW w:w="2552" w:type="dxa"/>
            <w:tcMar>
              <w:top w:w="0" w:type="dxa"/>
              <w:left w:w="108" w:type="dxa"/>
              <w:bottom w:w="0" w:type="dxa"/>
              <w:right w:w="108" w:type="dxa"/>
            </w:tcMar>
            <w:hideMark/>
          </w:tcPr>
          <w:p w14:paraId="32EDA9BB" w14:textId="77777777" w:rsidR="001C12F8" w:rsidRPr="001C4A1F" w:rsidRDefault="001C12F8" w:rsidP="00F86714">
            <w:pPr>
              <w:spacing w:before="40" w:after="40"/>
              <w:jc w:val="center"/>
            </w:pPr>
            <w:r w:rsidRPr="001C4A1F">
              <w:rPr>
                <w:color w:val="000000"/>
              </w:rPr>
              <w:t>3.586</w:t>
            </w:r>
          </w:p>
        </w:tc>
      </w:tr>
      <w:tr w:rsidR="001C12F8" w:rsidRPr="001C4A1F" w14:paraId="7454B4A7" w14:textId="77777777" w:rsidTr="00727174">
        <w:trPr>
          <w:trHeight w:hRule="exact" w:val="288"/>
        </w:trPr>
        <w:tc>
          <w:tcPr>
            <w:tcW w:w="4403" w:type="dxa"/>
            <w:tcMar>
              <w:top w:w="0" w:type="dxa"/>
              <w:left w:w="108" w:type="dxa"/>
              <w:bottom w:w="0" w:type="dxa"/>
              <w:right w:w="108" w:type="dxa"/>
            </w:tcMar>
            <w:hideMark/>
          </w:tcPr>
          <w:p w14:paraId="135F72E6" w14:textId="77777777" w:rsidR="001C12F8" w:rsidRPr="001C4A1F" w:rsidRDefault="001C12F8" w:rsidP="00F86714">
            <w:pPr>
              <w:spacing w:before="40" w:after="40"/>
            </w:pPr>
            <w:r w:rsidRPr="001C4A1F">
              <w:rPr>
                <w:color w:val="000000"/>
              </w:rPr>
              <w:t>  Graduate Degree</w:t>
            </w:r>
          </w:p>
        </w:tc>
        <w:tc>
          <w:tcPr>
            <w:tcW w:w="2405" w:type="dxa"/>
            <w:tcMar>
              <w:top w:w="0" w:type="dxa"/>
              <w:left w:w="108" w:type="dxa"/>
              <w:bottom w:w="0" w:type="dxa"/>
              <w:right w:w="108" w:type="dxa"/>
            </w:tcMar>
            <w:hideMark/>
          </w:tcPr>
          <w:p w14:paraId="4FC7976D" w14:textId="77777777" w:rsidR="001C12F8" w:rsidRPr="001C4A1F" w:rsidRDefault="001C12F8" w:rsidP="00F86714">
            <w:pPr>
              <w:spacing w:before="40" w:after="40"/>
              <w:jc w:val="center"/>
            </w:pPr>
            <w:r w:rsidRPr="001C4A1F">
              <w:rPr>
                <w:color w:val="000000"/>
              </w:rPr>
              <w:t>0.032</w:t>
            </w:r>
          </w:p>
        </w:tc>
        <w:tc>
          <w:tcPr>
            <w:tcW w:w="2552" w:type="dxa"/>
            <w:tcMar>
              <w:top w:w="0" w:type="dxa"/>
              <w:left w:w="108" w:type="dxa"/>
              <w:bottom w:w="0" w:type="dxa"/>
              <w:right w:w="108" w:type="dxa"/>
            </w:tcMar>
            <w:hideMark/>
          </w:tcPr>
          <w:p w14:paraId="37092171" w14:textId="77777777" w:rsidR="001C12F8" w:rsidRPr="001C4A1F" w:rsidRDefault="001C12F8" w:rsidP="00F86714">
            <w:pPr>
              <w:spacing w:before="40" w:after="40"/>
              <w:jc w:val="center"/>
            </w:pPr>
            <w:r w:rsidRPr="001C4A1F">
              <w:rPr>
                <w:color w:val="000000"/>
              </w:rPr>
              <w:t>1.156</w:t>
            </w:r>
          </w:p>
        </w:tc>
      </w:tr>
      <w:tr w:rsidR="00492CDC" w:rsidRPr="001C4A1F" w14:paraId="2240CDB5" w14:textId="77777777" w:rsidTr="00727174">
        <w:trPr>
          <w:trHeight w:hRule="exact" w:val="288"/>
        </w:trPr>
        <w:tc>
          <w:tcPr>
            <w:tcW w:w="4403" w:type="dxa"/>
            <w:tcMar>
              <w:top w:w="0" w:type="dxa"/>
              <w:left w:w="108" w:type="dxa"/>
              <w:bottom w:w="0" w:type="dxa"/>
              <w:right w:w="108" w:type="dxa"/>
            </w:tcMar>
          </w:tcPr>
          <w:p w14:paraId="71D3BEC0" w14:textId="047D73E4" w:rsidR="00492CDC" w:rsidRPr="001C4A1F" w:rsidRDefault="00492CDC" w:rsidP="00F86714">
            <w:pPr>
              <w:spacing w:before="40" w:after="40"/>
              <w:rPr>
                <w:color w:val="000000"/>
              </w:rPr>
            </w:pPr>
            <w:r w:rsidRPr="001C4A1F">
              <w:rPr>
                <w:color w:val="000000"/>
              </w:rPr>
              <w:t xml:space="preserve">  </w:t>
            </w:r>
            <w:r>
              <w:rPr>
                <w:color w:val="000000"/>
              </w:rPr>
              <w:t>Gender</w:t>
            </w:r>
          </w:p>
        </w:tc>
        <w:tc>
          <w:tcPr>
            <w:tcW w:w="2405" w:type="dxa"/>
            <w:tcMar>
              <w:top w:w="0" w:type="dxa"/>
              <w:left w:w="108" w:type="dxa"/>
              <w:bottom w:w="0" w:type="dxa"/>
              <w:right w:w="108" w:type="dxa"/>
            </w:tcMar>
          </w:tcPr>
          <w:p w14:paraId="6349B5D9" w14:textId="670D53FF" w:rsidR="00492CDC" w:rsidRPr="001C4A1F" w:rsidRDefault="00541DB1" w:rsidP="00F86714">
            <w:pPr>
              <w:spacing w:before="40" w:after="40"/>
              <w:jc w:val="center"/>
              <w:rPr>
                <w:color w:val="000000"/>
              </w:rPr>
            </w:pPr>
            <w:r>
              <w:rPr>
                <w:color w:val="000000"/>
              </w:rPr>
              <w:t>0.001</w:t>
            </w:r>
          </w:p>
        </w:tc>
        <w:tc>
          <w:tcPr>
            <w:tcW w:w="2552" w:type="dxa"/>
            <w:tcMar>
              <w:top w:w="0" w:type="dxa"/>
              <w:left w:w="108" w:type="dxa"/>
              <w:bottom w:w="0" w:type="dxa"/>
              <w:right w:w="108" w:type="dxa"/>
            </w:tcMar>
          </w:tcPr>
          <w:p w14:paraId="1DD22777" w14:textId="28C7E217" w:rsidR="00492CDC" w:rsidRPr="001C4A1F" w:rsidRDefault="00541DB1" w:rsidP="00F86714">
            <w:pPr>
              <w:spacing w:before="40" w:after="40"/>
              <w:jc w:val="center"/>
              <w:rPr>
                <w:color w:val="000000"/>
              </w:rPr>
            </w:pPr>
            <w:r>
              <w:rPr>
                <w:color w:val="000000"/>
              </w:rPr>
              <w:t>0.396</w:t>
            </w:r>
          </w:p>
        </w:tc>
      </w:tr>
      <w:tr w:rsidR="00492CDC" w:rsidRPr="001C4A1F" w14:paraId="36732A92" w14:textId="77777777" w:rsidTr="00727174">
        <w:trPr>
          <w:trHeight w:hRule="exact" w:val="288"/>
        </w:trPr>
        <w:tc>
          <w:tcPr>
            <w:tcW w:w="4403" w:type="dxa"/>
            <w:tcMar>
              <w:top w:w="0" w:type="dxa"/>
              <w:left w:w="108" w:type="dxa"/>
              <w:bottom w:w="0" w:type="dxa"/>
              <w:right w:w="108" w:type="dxa"/>
            </w:tcMar>
          </w:tcPr>
          <w:p w14:paraId="6498C582" w14:textId="7BC89263" w:rsidR="00492CDC" w:rsidRPr="001C4A1F" w:rsidRDefault="00492CDC" w:rsidP="00F86714">
            <w:pPr>
              <w:spacing w:before="40" w:after="40"/>
              <w:rPr>
                <w:color w:val="000000"/>
              </w:rPr>
            </w:pPr>
            <w:r w:rsidRPr="001C4A1F">
              <w:rPr>
                <w:color w:val="000000"/>
              </w:rPr>
              <w:t xml:space="preserve">  </w:t>
            </w:r>
            <w:r>
              <w:rPr>
                <w:color w:val="000000"/>
              </w:rPr>
              <w:t>Industry</w:t>
            </w:r>
          </w:p>
        </w:tc>
        <w:tc>
          <w:tcPr>
            <w:tcW w:w="2405" w:type="dxa"/>
            <w:tcMar>
              <w:top w:w="0" w:type="dxa"/>
              <w:left w:w="108" w:type="dxa"/>
              <w:bottom w:w="0" w:type="dxa"/>
              <w:right w:w="108" w:type="dxa"/>
            </w:tcMar>
          </w:tcPr>
          <w:p w14:paraId="53DDF01B" w14:textId="5DB87D94" w:rsidR="00492CDC" w:rsidRPr="001C4A1F" w:rsidRDefault="00492CDC" w:rsidP="00F86714">
            <w:pPr>
              <w:spacing w:before="40" w:after="40"/>
              <w:jc w:val="center"/>
              <w:rPr>
                <w:color w:val="000000"/>
              </w:rPr>
            </w:pPr>
            <w:r>
              <w:rPr>
                <w:color w:val="000000"/>
              </w:rPr>
              <w:t>0.0</w:t>
            </w:r>
            <w:r w:rsidR="00541DB1">
              <w:rPr>
                <w:color w:val="000000"/>
              </w:rPr>
              <w:t>03</w:t>
            </w:r>
          </w:p>
        </w:tc>
        <w:tc>
          <w:tcPr>
            <w:tcW w:w="2552" w:type="dxa"/>
            <w:tcMar>
              <w:top w:w="0" w:type="dxa"/>
              <w:left w:w="108" w:type="dxa"/>
              <w:bottom w:w="0" w:type="dxa"/>
              <w:right w:w="108" w:type="dxa"/>
            </w:tcMar>
          </w:tcPr>
          <w:p w14:paraId="04511A86" w14:textId="3DB1B31B" w:rsidR="00492CDC" w:rsidRPr="001C4A1F" w:rsidRDefault="00541DB1" w:rsidP="00F86714">
            <w:pPr>
              <w:spacing w:before="40" w:after="40"/>
              <w:jc w:val="center"/>
              <w:rPr>
                <w:color w:val="000000"/>
              </w:rPr>
            </w:pPr>
            <w:r>
              <w:rPr>
                <w:color w:val="000000"/>
              </w:rPr>
              <w:t>1.195</w:t>
            </w:r>
          </w:p>
        </w:tc>
      </w:tr>
      <w:tr w:rsidR="00492CDC" w:rsidRPr="001C4A1F" w14:paraId="663AA20C" w14:textId="77777777" w:rsidTr="00727174">
        <w:trPr>
          <w:trHeight w:hRule="exact" w:val="288"/>
        </w:trPr>
        <w:tc>
          <w:tcPr>
            <w:tcW w:w="4403" w:type="dxa"/>
            <w:tcMar>
              <w:top w:w="0" w:type="dxa"/>
              <w:left w:w="108" w:type="dxa"/>
              <w:bottom w:w="0" w:type="dxa"/>
              <w:right w:w="108" w:type="dxa"/>
            </w:tcMar>
          </w:tcPr>
          <w:p w14:paraId="2720C47A" w14:textId="479DBABD" w:rsidR="00492CDC" w:rsidRPr="001C4A1F" w:rsidRDefault="00492CDC" w:rsidP="00F86714">
            <w:pPr>
              <w:spacing w:before="40" w:after="40"/>
              <w:rPr>
                <w:color w:val="000000"/>
              </w:rPr>
            </w:pPr>
            <w:r w:rsidRPr="001C4A1F">
              <w:rPr>
                <w:color w:val="000000"/>
              </w:rPr>
              <w:t xml:space="preserve">  </w:t>
            </w:r>
            <w:r>
              <w:rPr>
                <w:color w:val="000000"/>
              </w:rPr>
              <w:t>Experience</w:t>
            </w:r>
          </w:p>
        </w:tc>
        <w:tc>
          <w:tcPr>
            <w:tcW w:w="2405" w:type="dxa"/>
            <w:tcMar>
              <w:top w:w="0" w:type="dxa"/>
              <w:left w:w="108" w:type="dxa"/>
              <w:bottom w:w="0" w:type="dxa"/>
              <w:right w:w="108" w:type="dxa"/>
            </w:tcMar>
          </w:tcPr>
          <w:p w14:paraId="2F1E3963" w14:textId="0911C83E" w:rsidR="00492CDC" w:rsidRPr="001C4A1F" w:rsidRDefault="00492CDC" w:rsidP="00F86714">
            <w:pPr>
              <w:spacing w:before="40" w:after="40"/>
              <w:jc w:val="center"/>
              <w:rPr>
                <w:color w:val="000000"/>
              </w:rPr>
            </w:pPr>
            <w:r>
              <w:rPr>
                <w:color w:val="000000"/>
              </w:rPr>
              <w:t>-0.004</w:t>
            </w:r>
          </w:p>
        </w:tc>
        <w:tc>
          <w:tcPr>
            <w:tcW w:w="2552" w:type="dxa"/>
            <w:tcMar>
              <w:top w:w="0" w:type="dxa"/>
              <w:left w:w="108" w:type="dxa"/>
              <w:bottom w:w="0" w:type="dxa"/>
              <w:right w:w="108" w:type="dxa"/>
            </w:tcMar>
          </w:tcPr>
          <w:p w14:paraId="358C663A" w14:textId="0A3BB55D" w:rsidR="00492CDC" w:rsidRPr="001C4A1F" w:rsidRDefault="00492CDC" w:rsidP="00F86714">
            <w:pPr>
              <w:spacing w:before="40" w:after="40"/>
              <w:jc w:val="center"/>
              <w:rPr>
                <w:color w:val="000000"/>
              </w:rPr>
            </w:pPr>
            <w:r>
              <w:rPr>
                <w:color w:val="000000"/>
              </w:rPr>
              <w:t>-1.545</w:t>
            </w:r>
          </w:p>
        </w:tc>
      </w:tr>
      <w:tr w:rsidR="00492CDC" w:rsidRPr="001C4A1F" w14:paraId="3CC752C0" w14:textId="77777777" w:rsidTr="00727174">
        <w:trPr>
          <w:trHeight w:hRule="exact" w:val="288"/>
        </w:trPr>
        <w:tc>
          <w:tcPr>
            <w:tcW w:w="4403" w:type="dxa"/>
            <w:tcMar>
              <w:top w:w="0" w:type="dxa"/>
              <w:left w:w="108" w:type="dxa"/>
              <w:bottom w:w="0" w:type="dxa"/>
              <w:right w:w="108" w:type="dxa"/>
            </w:tcMar>
          </w:tcPr>
          <w:p w14:paraId="77B6AE66" w14:textId="2FA96529" w:rsidR="00492CDC" w:rsidRPr="001C4A1F" w:rsidRDefault="00492CDC" w:rsidP="00F86714">
            <w:pPr>
              <w:spacing w:before="40" w:after="40"/>
              <w:rPr>
                <w:color w:val="000000"/>
              </w:rPr>
            </w:pPr>
            <w:r w:rsidRPr="001C4A1F">
              <w:rPr>
                <w:color w:val="000000"/>
              </w:rPr>
              <w:t xml:space="preserve">  </w:t>
            </w:r>
            <w:r>
              <w:rPr>
                <w:color w:val="000000"/>
              </w:rPr>
              <w:t>Public</w:t>
            </w:r>
          </w:p>
        </w:tc>
        <w:tc>
          <w:tcPr>
            <w:tcW w:w="2405" w:type="dxa"/>
            <w:tcMar>
              <w:top w:w="0" w:type="dxa"/>
              <w:left w:w="108" w:type="dxa"/>
              <w:bottom w:w="0" w:type="dxa"/>
              <w:right w:w="108" w:type="dxa"/>
            </w:tcMar>
          </w:tcPr>
          <w:p w14:paraId="364D78F7" w14:textId="439412AB" w:rsidR="00492CDC" w:rsidRPr="001C4A1F" w:rsidRDefault="00541DB1" w:rsidP="00F86714">
            <w:pPr>
              <w:spacing w:before="40" w:after="40"/>
              <w:jc w:val="center"/>
              <w:rPr>
                <w:color w:val="000000"/>
              </w:rPr>
            </w:pPr>
            <w:r>
              <w:rPr>
                <w:color w:val="000000"/>
              </w:rPr>
              <w:t>-0.023</w:t>
            </w:r>
          </w:p>
        </w:tc>
        <w:tc>
          <w:tcPr>
            <w:tcW w:w="2552" w:type="dxa"/>
            <w:tcMar>
              <w:top w:w="0" w:type="dxa"/>
              <w:left w:w="108" w:type="dxa"/>
              <w:bottom w:w="0" w:type="dxa"/>
              <w:right w:w="108" w:type="dxa"/>
            </w:tcMar>
          </w:tcPr>
          <w:p w14:paraId="55266396" w14:textId="4D66FEBE" w:rsidR="00492CDC" w:rsidRPr="001C4A1F" w:rsidRDefault="00541DB1" w:rsidP="00F86714">
            <w:pPr>
              <w:spacing w:before="40" w:after="40"/>
              <w:jc w:val="center"/>
              <w:rPr>
                <w:color w:val="000000"/>
              </w:rPr>
            </w:pPr>
            <w:r>
              <w:rPr>
                <w:color w:val="000000"/>
              </w:rPr>
              <w:t>-8.139</w:t>
            </w:r>
          </w:p>
        </w:tc>
      </w:tr>
      <w:tr w:rsidR="00492CDC" w:rsidRPr="001C4A1F" w14:paraId="6387DF81" w14:textId="77777777" w:rsidTr="00727174">
        <w:trPr>
          <w:trHeight w:hRule="exact" w:val="288"/>
        </w:trPr>
        <w:tc>
          <w:tcPr>
            <w:tcW w:w="4403" w:type="dxa"/>
            <w:tcBorders>
              <w:bottom w:val="single" w:sz="4" w:space="0" w:color="000000"/>
            </w:tcBorders>
            <w:tcMar>
              <w:top w:w="0" w:type="dxa"/>
              <w:left w:w="108" w:type="dxa"/>
              <w:bottom w:w="0" w:type="dxa"/>
              <w:right w:w="108" w:type="dxa"/>
            </w:tcMar>
          </w:tcPr>
          <w:p w14:paraId="3BFA66CF" w14:textId="099D4B58" w:rsidR="00492CDC" w:rsidRPr="001C4A1F" w:rsidRDefault="00492CDC" w:rsidP="00F86714">
            <w:pPr>
              <w:spacing w:before="40" w:after="40"/>
              <w:rPr>
                <w:color w:val="000000"/>
              </w:rPr>
            </w:pPr>
            <w:r w:rsidRPr="001C4A1F">
              <w:rPr>
                <w:color w:val="000000"/>
              </w:rPr>
              <w:t xml:space="preserve">  </w:t>
            </w:r>
            <w:r>
              <w:rPr>
                <w:color w:val="000000"/>
              </w:rPr>
              <w:t>Race</w:t>
            </w:r>
          </w:p>
        </w:tc>
        <w:tc>
          <w:tcPr>
            <w:tcW w:w="2405" w:type="dxa"/>
            <w:tcBorders>
              <w:bottom w:val="single" w:sz="4" w:space="0" w:color="000000"/>
            </w:tcBorders>
            <w:tcMar>
              <w:top w:w="0" w:type="dxa"/>
              <w:left w:w="108" w:type="dxa"/>
              <w:bottom w:w="0" w:type="dxa"/>
              <w:right w:w="108" w:type="dxa"/>
            </w:tcMar>
          </w:tcPr>
          <w:p w14:paraId="1046ED31" w14:textId="726036D2" w:rsidR="00492CDC" w:rsidRPr="001C4A1F" w:rsidRDefault="00492CDC" w:rsidP="00F86714">
            <w:pPr>
              <w:spacing w:before="40" w:after="40"/>
              <w:jc w:val="center"/>
              <w:rPr>
                <w:color w:val="000000"/>
              </w:rPr>
            </w:pPr>
            <w:r>
              <w:rPr>
                <w:color w:val="000000"/>
              </w:rPr>
              <w:t>0.005</w:t>
            </w:r>
          </w:p>
        </w:tc>
        <w:tc>
          <w:tcPr>
            <w:tcW w:w="2552" w:type="dxa"/>
            <w:tcBorders>
              <w:bottom w:val="single" w:sz="4" w:space="0" w:color="000000"/>
            </w:tcBorders>
            <w:tcMar>
              <w:top w:w="0" w:type="dxa"/>
              <w:left w:w="108" w:type="dxa"/>
              <w:bottom w:w="0" w:type="dxa"/>
              <w:right w:w="108" w:type="dxa"/>
            </w:tcMar>
          </w:tcPr>
          <w:p w14:paraId="0C062A0D" w14:textId="1950934D" w:rsidR="00492CDC" w:rsidRPr="001C4A1F" w:rsidRDefault="00492CDC" w:rsidP="00F86714">
            <w:pPr>
              <w:spacing w:before="40" w:after="40"/>
              <w:jc w:val="center"/>
              <w:rPr>
                <w:color w:val="000000"/>
              </w:rPr>
            </w:pPr>
            <w:r>
              <w:rPr>
                <w:color w:val="000000"/>
              </w:rPr>
              <w:t>1.</w:t>
            </w:r>
            <w:r w:rsidR="00541DB1">
              <w:rPr>
                <w:color w:val="000000"/>
              </w:rPr>
              <w:t>688</w:t>
            </w:r>
          </w:p>
        </w:tc>
      </w:tr>
    </w:tbl>
    <w:p w14:paraId="08B5A1B6" w14:textId="38686D0A" w:rsidR="00A366C9" w:rsidRDefault="006318F8" w:rsidP="00795CEB">
      <w:r w:rsidRPr="00727174">
        <w:rPr>
          <w:i/>
          <w:iCs/>
        </w:rPr>
        <w:t>Note</w:t>
      </w:r>
      <w:r>
        <w:t xml:space="preserve">: Components and </w:t>
      </w:r>
      <w:proofErr w:type="spellStart"/>
      <w:r>
        <w:t>percents</w:t>
      </w:r>
      <w:proofErr w:type="spellEnd"/>
      <w:r>
        <w:t xml:space="preserve"> for the multiple indicator variables representing each of </w:t>
      </w:r>
      <w:r w:rsidR="00541495">
        <w:t xml:space="preserve">gender, </w:t>
      </w:r>
      <w:r>
        <w:t>industry, experience,</w:t>
      </w:r>
      <w:r w:rsidR="00541495">
        <w:t xml:space="preserve"> public vs. private sector,</w:t>
      </w:r>
      <w:r>
        <w:t xml:space="preserve"> and race have been summed. </w:t>
      </w:r>
    </w:p>
    <w:p w14:paraId="267359CB" w14:textId="77777777" w:rsidR="00795CEB" w:rsidRPr="00A366C9" w:rsidRDefault="00795CEB" w:rsidP="00795CEB"/>
    <w:p w14:paraId="646F734C" w14:textId="4800AAE9" w:rsidR="00FC177C" w:rsidRPr="00795CEB" w:rsidRDefault="00A366C9" w:rsidP="00F86714">
      <w:pPr>
        <w:rPr>
          <w:b/>
          <w:bCs/>
          <w:color w:val="000000"/>
        </w:rPr>
      </w:pPr>
      <w:r w:rsidRPr="00A366C9">
        <w:rPr>
          <w:b/>
          <w:bCs/>
          <w:color w:val="000000"/>
        </w:rPr>
        <w:t>I</w:t>
      </w:r>
      <w:r w:rsidR="00554D87">
        <w:rPr>
          <w:b/>
          <w:bCs/>
          <w:color w:val="000000"/>
        </w:rPr>
        <w:t>II</w:t>
      </w:r>
      <w:r w:rsidRPr="00A366C9">
        <w:rPr>
          <w:b/>
          <w:bCs/>
          <w:color w:val="000000"/>
        </w:rPr>
        <w:t>. Separate Results for Men and Women and Why we Pool Genders in the Main Analysis</w:t>
      </w:r>
    </w:p>
    <w:p w14:paraId="5F4F64BB" w14:textId="0E72861E" w:rsidR="00DE507C" w:rsidRDefault="00A366C9" w:rsidP="00E81D55">
      <w:pPr>
        <w:ind w:firstLine="720"/>
        <w:rPr>
          <w:color w:val="000000"/>
        </w:rPr>
      </w:pPr>
      <w:r w:rsidRPr="00A366C9">
        <w:rPr>
          <w:color w:val="000000"/>
        </w:rPr>
        <w:t>The</w:t>
      </w:r>
      <w:r w:rsidR="00795CEB">
        <w:rPr>
          <w:color w:val="000000"/>
        </w:rPr>
        <w:t xml:space="preserve"> paper presents results for men and women combined. Here we show separate results by gender.</w:t>
      </w:r>
      <w:r w:rsidRPr="00A366C9">
        <w:rPr>
          <w:color w:val="000000"/>
        </w:rPr>
        <w:t xml:space="preserve"> Our pooled analysis of both genders showed that differences between PM and NPM in the change in returns to graduate degrees (1980-2019) explained approximately 3% of the change in the (natural log) wage gap (Table </w:t>
      </w:r>
      <w:r w:rsidR="000302A9">
        <w:rPr>
          <w:color w:val="000000"/>
        </w:rPr>
        <w:t>2</w:t>
      </w:r>
      <w:r w:rsidRPr="00A366C9">
        <w:rPr>
          <w:color w:val="000000"/>
        </w:rPr>
        <w:t xml:space="preserve"> or Table A4); Table A5 shows that when we do this separately for men and women, 4% is explained for men and almost none for women.  Our pooled analysis showed that differences in the extent to which PM and NPM increased the percent of their workforce who had graduate degrees explained approximately 19% of the increased PM-to-NPM wage gap (Table </w:t>
      </w:r>
      <w:r w:rsidR="000302A9">
        <w:rPr>
          <w:color w:val="000000"/>
        </w:rPr>
        <w:t>2</w:t>
      </w:r>
      <w:r w:rsidRPr="00A366C9">
        <w:rPr>
          <w:color w:val="000000"/>
        </w:rPr>
        <w:t xml:space="preserve"> or Table A4); Table A5 shows that when we do this analysis separately for men and women the respective </w:t>
      </w:r>
      <w:proofErr w:type="spellStart"/>
      <w:r w:rsidRPr="00A366C9">
        <w:rPr>
          <w:color w:val="000000"/>
        </w:rPr>
        <w:t>percents</w:t>
      </w:r>
      <w:proofErr w:type="spellEnd"/>
      <w:r w:rsidRPr="00A366C9">
        <w:rPr>
          <w:color w:val="000000"/>
        </w:rPr>
        <w:t xml:space="preserve"> explained are 12% and 28%. Thus, while the specific </w:t>
      </w:r>
      <w:proofErr w:type="spellStart"/>
      <w:r w:rsidRPr="00A366C9">
        <w:rPr>
          <w:color w:val="000000"/>
        </w:rPr>
        <w:t>percents</w:t>
      </w:r>
      <w:proofErr w:type="spellEnd"/>
      <w:r w:rsidRPr="00A366C9">
        <w:rPr>
          <w:color w:val="000000"/>
        </w:rPr>
        <w:t xml:space="preserve"> explained vary by gender, the story we tell in the paper of </w:t>
      </w:r>
      <w:r w:rsidR="00795CEB">
        <w:rPr>
          <w:color w:val="000000"/>
        </w:rPr>
        <w:t>differential change in</w:t>
      </w:r>
      <w:r w:rsidR="000302A9">
        <w:rPr>
          <w:color w:val="000000"/>
        </w:rPr>
        <w:t xml:space="preserve"> </w:t>
      </w:r>
      <w:r w:rsidRPr="00A366C9">
        <w:rPr>
          <w:color w:val="000000"/>
        </w:rPr>
        <w:t>composition on graduate education being important for the increased PM-to-</w:t>
      </w:r>
      <w:r w:rsidR="00FC177C">
        <w:rPr>
          <w:color w:val="000000"/>
        </w:rPr>
        <w:t>N</w:t>
      </w:r>
      <w:r w:rsidRPr="00A366C9">
        <w:rPr>
          <w:color w:val="000000"/>
        </w:rPr>
        <w:t xml:space="preserve">PM wage gap </w:t>
      </w:r>
      <w:r w:rsidR="00795CEB">
        <w:rPr>
          <w:color w:val="000000"/>
        </w:rPr>
        <w:t xml:space="preserve">while differential change in returns to graduate education was unimportant </w:t>
      </w:r>
      <w:r w:rsidRPr="00A366C9">
        <w:rPr>
          <w:color w:val="000000"/>
        </w:rPr>
        <w:t>is true for men and women</w:t>
      </w:r>
      <w:r w:rsidR="00DE507C">
        <w:rPr>
          <w:color w:val="000000"/>
        </w:rPr>
        <w:t xml:space="preserve">. </w:t>
      </w:r>
    </w:p>
    <w:tbl>
      <w:tblPr>
        <w:tblpPr w:leftFromText="180" w:rightFromText="180" w:vertAnchor="text" w:horzAnchor="margin" w:tblpY="140"/>
        <w:tblW w:w="0" w:type="auto"/>
        <w:tblLayout w:type="fixed"/>
        <w:tblCellMar>
          <w:left w:w="0" w:type="dxa"/>
          <w:right w:w="0" w:type="dxa"/>
        </w:tblCellMar>
        <w:tblLook w:val="04A0" w:firstRow="1" w:lastRow="0" w:firstColumn="1" w:lastColumn="0" w:noHBand="0" w:noVBand="1"/>
      </w:tblPr>
      <w:tblGrid>
        <w:gridCol w:w="2667"/>
        <w:gridCol w:w="1777"/>
        <w:gridCol w:w="1646"/>
        <w:gridCol w:w="1624"/>
        <w:gridCol w:w="1646"/>
      </w:tblGrid>
      <w:tr w:rsidR="004A380D" w:rsidRPr="00A366C9" w14:paraId="6EB8FA87" w14:textId="77777777" w:rsidTr="004A380D">
        <w:trPr>
          <w:trHeight w:hRule="exact" w:val="675"/>
        </w:trPr>
        <w:tc>
          <w:tcPr>
            <w:tcW w:w="9360" w:type="dxa"/>
            <w:gridSpan w:val="5"/>
            <w:tcBorders>
              <w:bottom w:val="single" w:sz="4" w:space="0" w:color="000000"/>
            </w:tcBorders>
            <w:tcMar>
              <w:top w:w="0" w:type="dxa"/>
              <w:left w:w="108" w:type="dxa"/>
              <w:bottom w:w="0" w:type="dxa"/>
              <w:right w:w="108" w:type="dxa"/>
            </w:tcMar>
            <w:hideMark/>
          </w:tcPr>
          <w:p w14:paraId="0A11FA38" w14:textId="77777777" w:rsidR="004A380D" w:rsidRPr="00A366C9" w:rsidRDefault="004A380D" w:rsidP="004A380D">
            <w:pPr>
              <w:spacing w:before="40" w:after="40"/>
            </w:pPr>
            <w:r w:rsidRPr="00A366C9">
              <w:rPr>
                <w:color w:val="000000"/>
              </w:rPr>
              <w:t xml:space="preserve">Table A5. </w:t>
            </w:r>
            <w:r>
              <w:rPr>
                <w:color w:val="000000"/>
              </w:rPr>
              <w:t xml:space="preserve">Amount and Percent of PM-to-NPM Ln Wage Gap Explained by </w:t>
            </w:r>
            <w:r w:rsidRPr="00A366C9">
              <w:rPr>
                <w:color w:val="000000"/>
              </w:rPr>
              <w:t xml:space="preserve">Education Indicators from </w:t>
            </w:r>
            <w:r>
              <w:rPr>
                <w:color w:val="000000"/>
              </w:rPr>
              <w:t xml:space="preserve">Gender-Specific </w:t>
            </w:r>
            <w:r w:rsidRPr="00A366C9">
              <w:rPr>
                <w:color w:val="000000"/>
              </w:rPr>
              <w:t>Decomposition-of-Change by Gender, 1980-2019</w:t>
            </w:r>
          </w:p>
        </w:tc>
      </w:tr>
      <w:tr w:rsidR="004A380D" w:rsidRPr="00A366C9" w14:paraId="7300B651" w14:textId="77777777" w:rsidTr="004A380D">
        <w:trPr>
          <w:trHeight w:hRule="exact" w:val="370"/>
        </w:trPr>
        <w:tc>
          <w:tcPr>
            <w:tcW w:w="2667" w:type="dxa"/>
            <w:tcBorders>
              <w:top w:val="single" w:sz="4" w:space="0" w:color="000000"/>
            </w:tcBorders>
            <w:tcMar>
              <w:top w:w="0" w:type="dxa"/>
              <w:left w:w="108" w:type="dxa"/>
              <w:bottom w:w="0" w:type="dxa"/>
              <w:right w:w="108" w:type="dxa"/>
            </w:tcMar>
            <w:hideMark/>
          </w:tcPr>
          <w:p w14:paraId="496FF21F" w14:textId="77777777" w:rsidR="004A380D" w:rsidRPr="00A366C9" w:rsidRDefault="004A380D" w:rsidP="004A380D"/>
        </w:tc>
        <w:tc>
          <w:tcPr>
            <w:tcW w:w="3423" w:type="dxa"/>
            <w:gridSpan w:val="2"/>
            <w:tcBorders>
              <w:top w:val="single" w:sz="4" w:space="0" w:color="000000"/>
              <w:bottom w:val="single" w:sz="4" w:space="0" w:color="000000"/>
            </w:tcBorders>
            <w:tcMar>
              <w:top w:w="0" w:type="dxa"/>
              <w:left w:w="108" w:type="dxa"/>
              <w:bottom w:w="0" w:type="dxa"/>
              <w:right w:w="108" w:type="dxa"/>
            </w:tcMar>
            <w:hideMark/>
          </w:tcPr>
          <w:p w14:paraId="66A86A73" w14:textId="77777777" w:rsidR="004A380D" w:rsidRPr="00A366C9" w:rsidRDefault="004A380D" w:rsidP="004A380D">
            <w:pPr>
              <w:spacing w:before="40" w:after="40"/>
              <w:jc w:val="center"/>
            </w:pPr>
            <w:r w:rsidRPr="00A366C9">
              <w:rPr>
                <w:color w:val="000000"/>
              </w:rPr>
              <w:t>Men</w:t>
            </w:r>
          </w:p>
        </w:tc>
        <w:tc>
          <w:tcPr>
            <w:tcW w:w="3270" w:type="dxa"/>
            <w:gridSpan w:val="2"/>
            <w:tcBorders>
              <w:top w:val="single" w:sz="4" w:space="0" w:color="000000"/>
              <w:bottom w:val="single" w:sz="4" w:space="0" w:color="000000"/>
            </w:tcBorders>
            <w:tcMar>
              <w:top w:w="0" w:type="dxa"/>
              <w:left w:w="108" w:type="dxa"/>
              <w:bottom w:w="0" w:type="dxa"/>
              <w:right w:w="108" w:type="dxa"/>
            </w:tcMar>
            <w:hideMark/>
          </w:tcPr>
          <w:p w14:paraId="660899CA" w14:textId="77777777" w:rsidR="004A380D" w:rsidRPr="00A366C9" w:rsidRDefault="004A380D" w:rsidP="004A380D">
            <w:pPr>
              <w:spacing w:before="40" w:after="40"/>
              <w:jc w:val="center"/>
            </w:pPr>
            <w:r w:rsidRPr="00A366C9">
              <w:rPr>
                <w:color w:val="000000"/>
              </w:rPr>
              <w:t>Women</w:t>
            </w:r>
          </w:p>
        </w:tc>
      </w:tr>
      <w:tr w:rsidR="004A380D" w:rsidRPr="00A366C9" w14:paraId="0DC2F515" w14:textId="77777777" w:rsidTr="004A380D">
        <w:trPr>
          <w:trHeight w:hRule="exact" w:val="370"/>
        </w:trPr>
        <w:tc>
          <w:tcPr>
            <w:tcW w:w="2667" w:type="dxa"/>
            <w:tcBorders>
              <w:bottom w:val="single" w:sz="4" w:space="0" w:color="000000"/>
            </w:tcBorders>
            <w:tcMar>
              <w:top w:w="0" w:type="dxa"/>
              <w:left w:w="108" w:type="dxa"/>
              <w:bottom w:w="0" w:type="dxa"/>
              <w:right w:w="108" w:type="dxa"/>
            </w:tcMar>
            <w:hideMark/>
          </w:tcPr>
          <w:p w14:paraId="7D5F3CC1" w14:textId="77777777" w:rsidR="004A380D" w:rsidRPr="00A366C9" w:rsidRDefault="004A380D" w:rsidP="004A380D"/>
        </w:tc>
        <w:tc>
          <w:tcPr>
            <w:tcW w:w="1777" w:type="dxa"/>
            <w:tcBorders>
              <w:top w:val="single" w:sz="4" w:space="0" w:color="000000"/>
              <w:bottom w:val="single" w:sz="4" w:space="0" w:color="000000"/>
            </w:tcBorders>
            <w:tcMar>
              <w:top w:w="0" w:type="dxa"/>
              <w:left w:w="108" w:type="dxa"/>
              <w:bottom w:w="0" w:type="dxa"/>
              <w:right w:w="108" w:type="dxa"/>
            </w:tcMar>
            <w:hideMark/>
          </w:tcPr>
          <w:p w14:paraId="49AAB7B7" w14:textId="77777777" w:rsidR="004A380D" w:rsidRPr="00A366C9" w:rsidRDefault="004A380D" w:rsidP="004A380D">
            <w:pPr>
              <w:spacing w:before="40" w:after="40"/>
              <w:jc w:val="center"/>
            </w:pPr>
            <w:r w:rsidRPr="00A366C9">
              <w:rPr>
                <w:color w:val="000000"/>
              </w:rPr>
              <w:t>Comp.</w:t>
            </w:r>
          </w:p>
        </w:tc>
        <w:tc>
          <w:tcPr>
            <w:tcW w:w="1646" w:type="dxa"/>
            <w:tcBorders>
              <w:top w:val="single" w:sz="4" w:space="0" w:color="000000"/>
              <w:bottom w:val="single" w:sz="4" w:space="0" w:color="000000"/>
            </w:tcBorders>
            <w:tcMar>
              <w:top w:w="0" w:type="dxa"/>
              <w:left w:w="108" w:type="dxa"/>
              <w:bottom w:w="0" w:type="dxa"/>
              <w:right w:w="108" w:type="dxa"/>
            </w:tcMar>
            <w:hideMark/>
          </w:tcPr>
          <w:p w14:paraId="3556CE35" w14:textId="77777777" w:rsidR="004A380D" w:rsidRPr="00A366C9" w:rsidRDefault="004A380D" w:rsidP="004A380D">
            <w:pPr>
              <w:spacing w:before="40" w:after="40"/>
              <w:jc w:val="center"/>
            </w:pPr>
            <w:r w:rsidRPr="00A366C9">
              <w:rPr>
                <w:color w:val="000000"/>
              </w:rPr>
              <w:t xml:space="preserve">% </w:t>
            </w:r>
            <w:proofErr w:type="gramStart"/>
            <w:r w:rsidRPr="00A366C9">
              <w:rPr>
                <w:color w:val="000000"/>
              </w:rPr>
              <w:t>of</w:t>
            </w:r>
            <w:proofErr w:type="gramEnd"/>
            <w:r w:rsidRPr="00A366C9">
              <w:rPr>
                <w:color w:val="000000"/>
              </w:rPr>
              <w:t xml:space="preserve"> total</w:t>
            </w:r>
          </w:p>
        </w:tc>
        <w:tc>
          <w:tcPr>
            <w:tcW w:w="1624" w:type="dxa"/>
            <w:tcBorders>
              <w:top w:val="single" w:sz="4" w:space="0" w:color="000000"/>
              <w:bottom w:val="single" w:sz="4" w:space="0" w:color="000000"/>
            </w:tcBorders>
            <w:tcMar>
              <w:top w:w="0" w:type="dxa"/>
              <w:left w:w="108" w:type="dxa"/>
              <w:bottom w:w="0" w:type="dxa"/>
              <w:right w:w="108" w:type="dxa"/>
            </w:tcMar>
            <w:hideMark/>
          </w:tcPr>
          <w:p w14:paraId="5E31A237" w14:textId="77777777" w:rsidR="004A380D" w:rsidRPr="00A366C9" w:rsidRDefault="004A380D" w:rsidP="004A380D">
            <w:pPr>
              <w:spacing w:before="40" w:after="40"/>
              <w:jc w:val="center"/>
            </w:pPr>
            <w:r w:rsidRPr="00A366C9">
              <w:rPr>
                <w:color w:val="000000"/>
              </w:rPr>
              <w:t>Comp.</w:t>
            </w:r>
          </w:p>
        </w:tc>
        <w:tc>
          <w:tcPr>
            <w:tcW w:w="1646" w:type="dxa"/>
            <w:tcBorders>
              <w:top w:val="single" w:sz="4" w:space="0" w:color="000000"/>
              <w:bottom w:val="single" w:sz="4" w:space="0" w:color="000000"/>
            </w:tcBorders>
            <w:tcMar>
              <w:top w:w="0" w:type="dxa"/>
              <w:left w:w="108" w:type="dxa"/>
              <w:bottom w:w="0" w:type="dxa"/>
              <w:right w:w="108" w:type="dxa"/>
            </w:tcMar>
            <w:hideMark/>
          </w:tcPr>
          <w:p w14:paraId="31290574" w14:textId="77777777" w:rsidR="004A380D" w:rsidRPr="00A366C9" w:rsidRDefault="004A380D" w:rsidP="004A380D">
            <w:pPr>
              <w:spacing w:before="40" w:after="40"/>
              <w:jc w:val="center"/>
            </w:pPr>
            <w:r w:rsidRPr="00A366C9">
              <w:rPr>
                <w:color w:val="000000"/>
              </w:rPr>
              <w:t xml:space="preserve">% </w:t>
            </w:r>
            <w:proofErr w:type="gramStart"/>
            <w:r w:rsidRPr="00A366C9">
              <w:rPr>
                <w:color w:val="000000"/>
              </w:rPr>
              <w:t>of</w:t>
            </w:r>
            <w:proofErr w:type="gramEnd"/>
            <w:r w:rsidRPr="00A366C9">
              <w:rPr>
                <w:color w:val="000000"/>
              </w:rPr>
              <w:t xml:space="preserve"> total</w:t>
            </w:r>
          </w:p>
        </w:tc>
      </w:tr>
      <w:tr w:rsidR="004A380D" w:rsidRPr="00A366C9" w14:paraId="511619D3" w14:textId="77777777" w:rsidTr="004A380D">
        <w:trPr>
          <w:trHeight w:hRule="exact" w:val="288"/>
        </w:trPr>
        <w:tc>
          <w:tcPr>
            <w:tcW w:w="9360" w:type="dxa"/>
            <w:gridSpan w:val="5"/>
            <w:tcBorders>
              <w:top w:val="single" w:sz="4" w:space="0" w:color="000000"/>
            </w:tcBorders>
            <w:tcMar>
              <w:top w:w="0" w:type="dxa"/>
              <w:left w:w="108" w:type="dxa"/>
              <w:bottom w:w="0" w:type="dxa"/>
              <w:right w:w="108" w:type="dxa"/>
            </w:tcMar>
            <w:hideMark/>
          </w:tcPr>
          <w:p w14:paraId="0B40D41D" w14:textId="77777777" w:rsidR="004A380D" w:rsidRPr="00A366C9" w:rsidRDefault="004A380D" w:rsidP="004A380D">
            <w:r w:rsidRPr="00A366C9">
              <w:rPr>
                <w:color w:val="000000"/>
              </w:rPr>
              <w:t>D2: pure coefficient components</w:t>
            </w:r>
          </w:p>
        </w:tc>
      </w:tr>
      <w:tr w:rsidR="004A380D" w:rsidRPr="00A366C9" w14:paraId="352A5CC6" w14:textId="77777777" w:rsidTr="004A380D">
        <w:trPr>
          <w:trHeight w:hRule="exact" w:val="288"/>
        </w:trPr>
        <w:tc>
          <w:tcPr>
            <w:tcW w:w="2667" w:type="dxa"/>
            <w:tcMar>
              <w:top w:w="0" w:type="dxa"/>
              <w:left w:w="108" w:type="dxa"/>
              <w:bottom w:w="0" w:type="dxa"/>
              <w:right w:w="108" w:type="dxa"/>
            </w:tcMar>
            <w:hideMark/>
          </w:tcPr>
          <w:p w14:paraId="57E9A3D2" w14:textId="77777777" w:rsidR="004A380D" w:rsidRPr="00A366C9" w:rsidRDefault="004A380D" w:rsidP="004A380D">
            <w:pPr>
              <w:spacing w:before="40" w:after="40"/>
            </w:pPr>
            <w:r w:rsidRPr="00A366C9">
              <w:rPr>
                <w:color w:val="000000"/>
              </w:rPr>
              <w:t>  Less Than BA/BS</w:t>
            </w:r>
          </w:p>
        </w:tc>
        <w:tc>
          <w:tcPr>
            <w:tcW w:w="1777" w:type="dxa"/>
            <w:tcMar>
              <w:top w:w="0" w:type="dxa"/>
              <w:left w:w="108" w:type="dxa"/>
              <w:bottom w:w="0" w:type="dxa"/>
              <w:right w:w="108" w:type="dxa"/>
            </w:tcMar>
            <w:hideMark/>
          </w:tcPr>
          <w:p w14:paraId="393E85E8" w14:textId="77777777" w:rsidR="004A380D" w:rsidRPr="00A366C9" w:rsidRDefault="004A380D" w:rsidP="004A380D">
            <w:pPr>
              <w:spacing w:before="40" w:after="40"/>
              <w:jc w:val="center"/>
            </w:pPr>
            <w:r w:rsidRPr="00A366C9">
              <w:rPr>
                <w:color w:val="000000"/>
              </w:rPr>
              <w:t>-0.008</w:t>
            </w:r>
          </w:p>
        </w:tc>
        <w:tc>
          <w:tcPr>
            <w:tcW w:w="1646" w:type="dxa"/>
            <w:tcMar>
              <w:top w:w="0" w:type="dxa"/>
              <w:left w:w="108" w:type="dxa"/>
              <w:bottom w:w="0" w:type="dxa"/>
              <w:right w:w="108" w:type="dxa"/>
            </w:tcMar>
            <w:hideMark/>
          </w:tcPr>
          <w:p w14:paraId="2EA3EE39" w14:textId="77777777" w:rsidR="004A380D" w:rsidRPr="00A366C9" w:rsidRDefault="004A380D" w:rsidP="004A380D">
            <w:pPr>
              <w:spacing w:before="40" w:after="40"/>
              <w:jc w:val="center"/>
            </w:pPr>
            <w:r w:rsidRPr="00A366C9">
              <w:rPr>
                <w:color w:val="000000"/>
              </w:rPr>
              <w:t>-2.165</w:t>
            </w:r>
          </w:p>
        </w:tc>
        <w:tc>
          <w:tcPr>
            <w:tcW w:w="1624" w:type="dxa"/>
            <w:tcMar>
              <w:top w:w="0" w:type="dxa"/>
              <w:left w:w="108" w:type="dxa"/>
              <w:bottom w:w="0" w:type="dxa"/>
              <w:right w:w="108" w:type="dxa"/>
            </w:tcMar>
            <w:hideMark/>
          </w:tcPr>
          <w:p w14:paraId="61F6CB7C" w14:textId="77777777" w:rsidR="004A380D" w:rsidRPr="00A366C9" w:rsidRDefault="004A380D" w:rsidP="004A380D">
            <w:pPr>
              <w:spacing w:before="40" w:after="40"/>
              <w:jc w:val="center"/>
            </w:pPr>
            <w:r w:rsidRPr="00A366C9">
              <w:rPr>
                <w:color w:val="000000"/>
              </w:rPr>
              <w:t>0.005</w:t>
            </w:r>
          </w:p>
        </w:tc>
        <w:tc>
          <w:tcPr>
            <w:tcW w:w="1646" w:type="dxa"/>
            <w:tcMar>
              <w:top w:w="0" w:type="dxa"/>
              <w:left w:w="108" w:type="dxa"/>
              <w:bottom w:w="0" w:type="dxa"/>
              <w:right w:w="108" w:type="dxa"/>
            </w:tcMar>
            <w:hideMark/>
          </w:tcPr>
          <w:p w14:paraId="53E93886" w14:textId="77777777" w:rsidR="004A380D" w:rsidRPr="00A366C9" w:rsidRDefault="004A380D" w:rsidP="004A380D">
            <w:pPr>
              <w:spacing w:before="40" w:after="40"/>
              <w:jc w:val="center"/>
            </w:pPr>
            <w:r w:rsidRPr="00A366C9">
              <w:rPr>
                <w:color w:val="000000"/>
              </w:rPr>
              <w:t>1.908</w:t>
            </w:r>
          </w:p>
        </w:tc>
      </w:tr>
      <w:tr w:rsidR="004A380D" w:rsidRPr="00A366C9" w14:paraId="0EB25300" w14:textId="77777777" w:rsidTr="004A380D">
        <w:trPr>
          <w:trHeight w:hRule="exact" w:val="288"/>
        </w:trPr>
        <w:tc>
          <w:tcPr>
            <w:tcW w:w="2667" w:type="dxa"/>
            <w:tcMar>
              <w:top w:w="0" w:type="dxa"/>
              <w:left w:w="108" w:type="dxa"/>
              <w:bottom w:w="0" w:type="dxa"/>
              <w:right w:w="108" w:type="dxa"/>
            </w:tcMar>
            <w:hideMark/>
          </w:tcPr>
          <w:p w14:paraId="3535E794" w14:textId="77777777" w:rsidR="004A380D" w:rsidRPr="00A366C9" w:rsidRDefault="004A380D" w:rsidP="004A380D">
            <w:pPr>
              <w:spacing w:before="40" w:after="40"/>
            </w:pPr>
            <w:r w:rsidRPr="00A366C9">
              <w:rPr>
                <w:color w:val="000000"/>
              </w:rPr>
              <w:lastRenderedPageBreak/>
              <w:t>  BA/BS Degree</w:t>
            </w:r>
          </w:p>
        </w:tc>
        <w:tc>
          <w:tcPr>
            <w:tcW w:w="1777" w:type="dxa"/>
            <w:tcMar>
              <w:top w:w="0" w:type="dxa"/>
              <w:left w:w="108" w:type="dxa"/>
              <w:bottom w:w="0" w:type="dxa"/>
              <w:right w:w="108" w:type="dxa"/>
            </w:tcMar>
            <w:hideMark/>
          </w:tcPr>
          <w:p w14:paraId="7001F5D3" w14:textId="77777777" w:rsidR="004A380D" w:rsidRPr="00A366C9" w:rsidRDefault="004A380D" w:rsidP="004A380D">
            <w:pPr>
              <w:spacing w:before="40" w:after="40"/>
              <w:jc w:val="center"/>
            </w:pPr>
            <w:r w:rsidRPr="00A366C9">
              <w:rPr>
                <w:color w:val="000000"/>
              </w:rPr>
              <w:t>0.005</w:t>
            </w:r>
          </w:p>
        </w:tc>
        <w:tc>
          <w:tcPr>
            <w:tcW w:w="1646" w:type="dxa"/>
            <w:tcMar>
              <w:top w:w="0" w:type="dxa"/>
              <w:left w:w="108" w:type="dxa"/>
              <w:bottom w:w="0" w:type="dxa"/>
              <w:right w:w="108" w:type="dxa"/>
            </w:tcMar>
            <w:hideMark/>
          </w:tcPr>
          <w:p w14:paraId="1640906C" w14:textId="77777777" w:rsidR="004A380D" w:rsidRPr="00A366C9" w:rsidRDefault="004A380D" w:rsidP="004A380D">
            <w:pPr>
              <w:spacing w:before="40" w:after="40"/>
              <w:jc w:val="center"/>
            </w:pPr>
            <w:r w:rsidRPr="00A366C9">
              <w:rPr>
                <w:color w:val="000000"/>
              </w:rPr>
              <w:t>1.372</w:t>
            </w:r>
          </w:p>
        </w:tc>
        <w:tc>
          <w:tcPr>
            <w:tcW w:w="1624" w:type="dxa"/>
            <w:tcMar>
              <w:top w:w="0" w:type="dxa"/>
              <w:left w:w="108" w:type="dxa"/>
              <w:bottom w:w="0" w:type="dxa"/>
              <w:right w:w="108" w:type="dxa"/>
            </w:tcMar>
            <w:hideMark/>
          </w:tcPr>
          <w:p w14:paraId="45F140F2" w14:textId="77777777" w:rsidR="004A380D" w:rsidRPr="00A366C9" w:rsidRDefault="004A380D" w:rsidP="004A380D">
            <w:pPr>
              <w:spacing w:before="40" w:after="40"/>
              <w:jc w:val="center"/>
            </w:pPr>
            <w:r w:rsidRPr="00A366C9">
              <w:rPr>
                <w:color w:val="000000"/>
              </w:rPr>
              <w:t>-0.010</w:t>
            </w:r>
          </w:p>
        </w:tc>
        <w:tc>
          <w:tcPr>
            <w:tcW w:w="1646" w:type="dxa"/>
            <w:tcMar>
              <w:top w:w="0" w:type="dxa"/>
              <w:left w:w="108" w:type="dxa"/>
              <w:bottom w:w="0" w:type="dxa"/>
              <w:right w:w="108" w:type="dxa"/>
            </w:tcMar>
            <w:hideMark/>
          </w:tcPr>
          <w:p w14:paraId="53556937" w14:textId="77777777" w:rsidR="004A380D" w:rsidRPr="00A366C9" w:rsidRDefault="004A380D" w:rsidP="004A380D">
            <w:pPr>
              <w:spacing w:before="40" w:after="40"/>
              <w:jc w:val="center"/>
            </w:pPr>
            <w:r w:rsidRPr="00A366C9">
              <w:rPr>
                <w:color w:val="000000"/>
              </w:rPr>
              <w:t>-4.015</w:t>
            </w:r>
          </w:p>
        </w:tc>
      </w:tr>
      <w:tr w:rsidR="004A380D" w:rsidRPr="00A366C9" w14:paraId="2DBDC679" w14:textId="77777777" w:rsidTr="004A380D">
        <w:trPr>
          <w:trHeight w:hRule="exact" w:val="378"/>
        </w:trPr>
        <w:tc>
          <w:tcPr>
            <w:tcW w:w="2667" w:type="dxa"/>
            <w:tcBorders>
              <w:bottom w:val="single" w:sz="4" w:space="0" w:color="000000"/>
            </w:tcBorders>
            <w:tcMar>
              <w:top w:w="0" w:type="dxa"/>
              <w:left w:w="108" w:type="dxa"/>
              <w:bottom w:w="0" w:type="dxa"/>
              <w:right w:w="108" w:type="dxa"/>
            </w:tcMar>
            <w:hideMark/>
          </w:tcPr>
          <w:p w14:paraId="6A26EFAE" w14:textId="77777777" w:rsidR="004A380D" w:rsidRPr="00A366C9" w:rsidRDefault="004A380D" w:rsidP="004A380D">
            <w:pPr>
              <w:spacing w:before="40" w:after="40"/>
            </w:pPr>
            <w:r w:rsidRPr="00A366C9">
              <w:rPr>
                <w:color w:val="000000"/>
              </w:rPr>
              <w:t>  Graduate Degree</w:t>
            </w:r>
          </w:p>
        </w:tc>
        <w:tc>
          <w:tcPr>
            <w:tcW w:w="1777" w:type="dxa"/>
            <w:tcBorders>
              <w:bottom w:val="single" w:sz="4" w:space="0" w:color="000000"/>
            </w:tcBorders>
            <w:tcMar>
              <w:top w:w="0" w:type="dxa"/>
              <w:left w:w="108" w:type="dxa"/>
              <w:bottom w:w="0" w:type="dxa"/>
              <w:right w:w="108" w:type="dxa"/>
            </w:tcMar>
            <w:hideMark/>
          </w:tcPr>
          <w:p w14:paraId="72C5C764" w14:textId="77777777" w:rsidR="004A380D" w:rsidRPr="00A366C9" w:rsidRDefault="004A380D" w:rsidP="004A380D">
            <w:pPr>
              <w:spacing w:before="40" w:after="40"/>
              <w:jc w:val="center"/>
            </w:pPr>
            <w:r w:rsidRPr="00A366C9">
              <w:rPr>
                <w:color w:val="000000"/>
              </w:rPr>
              <w:t>0.014</w:t>
            </w:r>
          </w:p>
        </w:tc>
        <w:tc>
          <w:tcPr>
            <w:tcW w:w="1646" w:type="dxa"/>
            <w:tcBorders>
              <w:bottom w:val="single" w:sz="4" w:space="0" w:color="000000"/>
            </w:tcBorders>
            <w:tcMar>
              <w:top w:w="0" w:type="dxa"/>
              <w:left w:w="108" w:type="dxa"/>
              <w:bottom w:w="0" w:type="dxa"/>
              <w:right w:w="108" w:type="dxa"/>
            </w:tcMar>
            <w:hideMark/>
          </w:tcPr>
          <w:p w14:paraId="287F37B9" w14:textId="77777777" w:rsidR="004A380D" w:rsidRPr="00A366C9" w:rsidRDefault="004A380D" w:rsidP="004A380D">
            <w:pPr>
              <w:spacing w:before="40" w:after="40"/>
              <w:jc w:val="center"/>
            </w:pPr>
            <w:r w:rsidRPr="00A366C9">
              <w:rPr>
                <w:color w:val="000000"/>
              </w:rPr>
              <w:t>4.001</w:t>
            </w:r>
          </w:p>
        </w:tc>
        <w:tc>
          <w:tcPr>
            <w:tcW w:w="1624" w:type="dxa"/>
            <w:tcBorders>
              <w:bottom w:val="single" w:sz="4" w:space="0" w:color="000000"/>
            </w:tcBorders>
            <w:tcMar>
              <w:top w:w="0" w:type="dxa"/>
              <w:left w:w="108" w:type="dxa"/>
              <w:bottom w:w="0" w:type="dxa"/>
              <w:right w:w="108" w:type="dxa"/>
            </w:tcMar>
            <w:hideMark/>
          </w:tcPr>
          <w:p w14:paraId="3389795E" w14:textId="77777777" w:rsidR="004A380D" w:rsidRPr="00A366C9" w:rsidRDefault="004A380D" w:rsidP="004A380D">
            <w:pPr>
              <w:spacing w:before="40" w:after="40"/>
              <w:jc w:val="center"/>
            </w:pPr>
            <w:r w:rsidRPr="00A366C9">
              <w:rPr>
                <w:color w:val="000000"/>
              </w:rPr>
              <w:t>0.000</w:t>
            </w:r>
          </w:p>
        </w:tc>
        <w:tc>
          <w:tcPr>
            <w:tcW w:w="1646" w:type="dxa"/>
            <w:tcBorders>
              <w:bottom w:val="single" w:sz="4" w:space="0" w:color="000000"/>
            </w:tcBorders>
            <w:tcMar>
              <w:top w:w="0" w:type="dxa"/>
              <w:left w:w="108" w:type="dxa"/>
              <w:bottom w:w="0" w:type="dxa"/>
              <w:right w:w="108" w:type="dxa"/>
            </w:tcMar>
            <w:hideMark/>
          </w:tcPr>
          <w:p w14:paraId="3C01D7BA" w14:textId="77777777" w:rsidR="004A380D" w:rsidRPr="00A366C9" w:rsidRDefault="004A380D" w:rsidP="004A380D">
            <w:pPr>
              <w:spacing w:before="40" w:after="40"/>
              <w:jc w:val="center"/>
            </w:pPr>
            <w:r w:rsidRPr="00A366C9">
              <w:rPr>
                <w:color w:val="000000"/>
              </w:rPr>
              <w:t>0.044</w:t>
            </w:r>
          </w:p>
        </w:tc>
      </w:tr>
      <w:tr w:rsidR="004A380D" w:rsidRPr="00A366C9" w14:paraId="4DDFE8A7" w14:textId="77777777" w:rsidTr="004A380D">
        <w:trPr>
          <w:trHeight w:hRule="exact" w:val="288"/>
        </w:trPr>
        <w:tc>
          <w:tcPr>
            <w:tcW w:w="9360" w:type="dxa"/>
            <w:gridSpan w:val="5"/>
            <w:tcBorders>
              <w:top w:val="single" w:sz="4" w:space="0" w:color="000000"/>
            </w:tcBorders>
            <w:tcMar>
              <w:top w:w="0" w:type="dxa"/>
              <w:left w:w="108" w:type="dxa"/>
              <w:bottom w:w="0" w:type="dxa"/>
              <w:right w:w="108" w:type="dxa"/>
            </w:tcMar>
            <w:hideMark/>
          </w:tcPr>
          <w:p w14:paraId="6473E9DE" w14:textId="77777777" w:rsidR="004A380D" w:rsidRPr="00A366C9" w:rsidRDefault="004A380D" w:rsidP="004A380D">
            <w:r w:rsidRPr="00A366C9">
              <w:rPr>
                <w:color w:val="000000"/>
              </w:rPr>
              <w:t>D3: Coefficient interaction components</w:t>
            </w:r>
          </w:p>
        </w:tc>
      </w:tr>
      <w:tr w:rsidR="004A380D" w:rsidRPr="00A366C9" w14:paraId="39A7FC37" w14:textId="77777777" w:rsidTr="004A380D">
        <w:trPr>
          <w:trHeight w:hRule="exact" w:val="288"/>
        </w:trPr>
        <w:tc>
          <w:tcPr>
            <w:tcW w:w="2667" w:type="dxa"/>
            <w:tcMar>
              <w:top w:w="0" w:type="dxa"/>
              <w:left w:w="108" w:type="dxa"/>
              <w:bottom w:w="0" w:type="dxa"/>
              <w:right w:w="108" w:type="dxa"/>
            </w:tcMar>
            <w:hideMark/>
          </w:tcPr>
          <w:p w14:paraId="21ED23F0" w14:textId="77777777" w:rsidR="004A380D" w:rsidRPr="00A366C9" w:rsidRDefault="004A380D" w:rsidP="004A380D">
            <w:pPr>
              <w:spacing w:before="40" w:after="40"/>
            </w:pPr>
            <w:r w:rsidRPr="00A366C9">
              <w:rPr>
                <w:color w:val="000000"/>
              </w:rPr>
              <w:t>  Less Than BA/BS</w:t>
            </w:r>
          </w:p>
        </w:tc>
        <w:tc>
          <w:tcPr>
            <w:tcW w:w="1777" w:type="dxa"/>
            <w:tcMar>
              <w:top w:w="0" w:type="dxa"/>
              <w:left w:w="108" w:type="dxa"/>
              <w:bottom w:w="0" w:type="dxa"/>
              <w:right w:w="108" w:type="dxa"/>
            </w:tcMar>
            <w:hideMark/>
          </w:tcPr>
          <w:p w14:paraId="21887CCA" w14:textId="77777777" w:rsidR="004A380D" w:rsidRPr="00A366C9" w:rsidRDefault="004A380D" w:rsidP="004A380D">
            <w:pPr>
              <w:spacing w:before="40" w:after="40"/>
              <w:jc w:val="center"/>
            </w:pPr>
            <w:r w:rsidRPr="00A366C9">
              <w:rPr>
                <w:color w:val="000000"/>
              </w:rPr>
              <w:t>0.001</w:t>
            </w:r>
          </w:p>
        </w:tc>
        <w:tc>
          <w:tcPr>
            <w:tcW w:w="1646" w:type="dxa"/>
            <w:tcMar>
              <w:top w:w="0" w:type="dxa"/>
              <w:left w:w="108" w:type="dxa"/>
              <w:bottom w:w="0" w:type="dxa"/>
              <w:right w:w="108" w:type="dxa"/>
            </w:tcMar>
            <w:hideMark/>
          </w:tcPr>
          <w:p w14:paraId="0C28199E" w14:textId="77777777" w:rsidR="004A380D" w:rsidRPr="00A366C9" w:rsidRDefault="004A380D" w:rsidP="004A380D">
            <w:pPr>
              <w:spacing w:before="40" w:after="40"/>
              <w:jc w:val="center"/>
            </w:pPr>
            <w:r w:rsidRPr="00A366C9">
              <w:rPr>
                <w:color w:val="000000"/>
              </w:rPr>
              <w:t>0.304</w:t>
            </w:r>
          </w:p>
        </w:tc>
        <w:tc>
          <w:tcPr>
            <w:tcW w:w="1624" w:type="dxa"/>
            <w:tcMar>
              <w:top w:w="0" w:type="dxa"/>
              <w:left w:w="108" w:type="dxa"/>
              <w:bottom w:w="0" w:type="dxa"/>
              <w:right w:w="108" w:type="dxa"/>
            </w:tcMar>
            <w:hideMark/>
          </w:tcPr>
          <w:p w14:paraId="796B79C4" w14:textId="77777777" w:rsidR="004A380D" w:rsidRPr="00A366C9" w:rsidRDefault="004A380D" w:rsidP="004A380D">
            <w:pPr>
              <w:spacing w:before="40" w:after="40"/>
              <w:jc w:val="center"/>
            </w:pPr>
            <w:r w:rsidRPr="00A366C9">
              <w:rPr>
                <w:color w:val="000000"/>
              </w:rPr>
              <w:t>0.001</w:t>
            </w:r>
          </w:p>
        </w:tc>
        <w:tc>
          <w:tcPr>
            <w:tcW w:w="1646" w:type="dxa"/>
            <w:tcMar>
              <w:top w:w="0" w:type="dxa"/>
              <w:left w:w="108" w:type="dxa"/>
              <w:bottom w:w="0" w:type="dxa"/>
              <w:right w:w="108" w:type="dxa"/>
            </w:tcMar>
            <w:hideMark/>
          </w:tcPr>
          <w:p w14:paraId="2B2B5D53" w14:textId="77777777" w:rsidR="004A380D" w:rsidRPr="00A366C9" w:rsidRDefault="004A380D" w:rsidP="004A380D">
            <w:pPr>
              <w:spacing w:before="40" w:after="40"/>
              <w:jc w:val="center"/>
            </w:pPr>
            <w:r w:rsidRPr="00A366C9">
              <w:rPr>
                <w:color w:val="000000"/>
              </w:rPr>
              <w:t>0.296</w:t>
            </w:r>
          </w:p>
        </w:tc>
      </w:tr>
      <w:tr w:rsidR="004A380D" w:rsidRPr="00A366C9" w14:paraId="7D49644B" w14:textId="77777777" w:rsidTr="004A380D">
        <w:trPr>
          <w:trHeight w:hRule="exact" w:val="288"/>
        </w:trPr>
        <w:tc>
          <w:tcPr>
            <w:tcW w:w="2667" w:type="dxa"/>
            <w:tcMar>
              <w:top w:w="0" w:type="dxa"/>
              <w:left w:w="108" w:type="dxa"/>
              <w:bottom w:w="0" w:type="dxa"/>
              <w:right w:w="108" w:type="dxa"/>
            </w:tcMar>
            <w:hideMark/>
          </w:tcPr>
          <w:p w14:paraId="7C839342" w14:textId="77777777" w:rsidR="004A380D" w:rsidRPr="00A366C9" w:rsidRDefault="004A380D" w:rsidP="004A380D">
            <w:pPr>
              <w:spacing w:before="40" w:after="40"/>
            </w:pPr>
            <w:r w:rsidRPr="00A366C9">
              <w:rPr>
                <w:color w:val="000000"/>
              </w:rPr>
              <w:t>  BA/BS Degree</w:t>
            </w:r>
          </w:p>
        </w:tc>
        <w:tc>
          <w:tcPr>
            <w:tcW w:w="1777" w:type="dxa"/>
            <w:tcMar>
              <w:top w:w="0" w:type="dxa"/>
              <w:left w:w="108" w:type="dxa"/>
              <w:bottom w:w="0" w:type="dxa"/>
              <w:right w:w="108" w:type="dxa"/>
            </w:tcMar>
            <w:hideMark/>
          </w:tcPr>
          <w:p w14:paraId="5EB53D8A" w14:textId="77777777" w:rsidR="004A380D" w:rsidRPr="00A366C9" w:rsidRDefault="004A380D" w:rsidP="004A380D">
            <w:pPr>
              <w:spacing w:before="40" w:after="40"/>
              <w:jc w:val="center"/>
            </w:pPr>
            <w:r w:rsidRPr="00A366C9">
              <w:rPr>
                <w:color w:val="000000"/>
              </w:rPr>
              <w:t>-0.000</w:t>
            </w:r>
          </w:p>
        </w:tc>
        <w:tc>
          <w:tcPr>
            <w:tcW w:w="1646" w:type="dxa"/>
            <w:tcMar>
              <w:top w:w="0" w:type="dxa"/>
              <w:left w:w="108" w:type="dxa"/>
              <w:bottom w:w="0" w:type="dxa"/>
              <w:right w:w="108" w:type="dxa"/>
            </w:tcMar>
            <w:hideMark/>
          </w:tcPr>
          <w:p w14:paraId="6A06CCFE" w14:textId="77777777" w:rsidR="004A380D" w:rsidRPr="00A366C9" w:rsidRDefault="004A380D" w:rsidP="004A380D">
            <w:pPr>
              <w:spacing w:before="40" w:after="40"/>
              <w:jc w:val="center"/>
            </w:pPr>
            <w:r w:rsidRPr="00A366C9">
              <w:rPr>
                <w:color w:val="000000"/>
              </w:rPr>
              <w:t>-0.114</w:t>
            </w:r>
          </w:p>
        </w:tc>
        <w:tc>
          <w:tcPr>
            <w:tcW w:w="1624" w:type="dxa"/>
            <w:tcMar>
              <w:top w:w="0" w:type="dxa"/>
              <w:left w:w="108" w:type="dxa"/>
              <w:bottom w:w="0" w:type="dxa"/>
              <w:right w:w="108" w:type="dxa"/>
            </w:tcMar>
            <w:hideMark/>
          </w:tcPr>
          <w:p w14:paraId="21F321C3" w14:textId="77777777" w:rsidR="004A380D" w:rsidRPr="00A366C9" w:rsidRDefault="004A380D" w:rsidP="004A380D">
            <w:pPr>
              <w:spacing w:before="40" w:after="40"/>
              <w:jc w:val="center"/>
            </w:pPr>
            <w:r w:rsidRPr="00A366C9">
              <w:rPr>
                <w:color w:val="000000"/>
              </w:rPr>
              <w:t>-0.001</w:t>
            </w:r>
          </w:p>
        </w:tc>
        <w:tc>
          <w:tcPr>
            <w:tcW w:w="1646" w:type="dxa"/>
            <w:tcMar>
              <w:top w:w="0" w:type="dxa"/>
              <w:left w:w="108" w:type="dxa"/>
              <w:bottom w:w="0" w:type="dxa"/>
              <w:right w:w="108" w:type="dxa"/>
            </w:tcMar>
            <w:hideMark/>
          </w:tcPr>
          <w:p w14:paraId="0763087D" w14:textId="77777777" w:rsidR="004A380D" w:rsidRPr="00A366C9" w:rsidRDefault="004A380D" w:rsidP="004A380D">
            <w:pPr>
              <w:spacing w:before="40" w:after="40"/>
              <w:jc w:val="center"/>
            </w:pPr>
            <w:r w:rsidRPr="00A366C9">
              <w:rPr>
                <w:color w:val="000000"/>
              </w:rPr>
              <w:t>-0.305</w:t>
            </w:r>
          </w:p>
        </w:tc>
      </w:tr>
      <w:tr w:rsidR="004A380D" w:rsidRPr="00A366C9" w14:paraId="1CA7276F" w14:textId="77777777" w:rsidTr="004A380D">
        <w:trPr>
          <w:trHeight w:hRule="exact" w:val="405"/>
        </w:trPr>
        <w:tc>
          <w:tcPr>
            <w:tcW w:w="2667" w:type="dxa"/>
            <w:tcBorders>
              <w:bottom w:val="single" w:sz="4" w:space="0" w:color="000000"/>
            </w:tcBorders>
            <w:tcMar>
              <w:top w:w="0" w:type="dxa"/>
              <w:left w:w="108" w:type="dxa"/>
              <w:bottom w:w="0" w:type="dxa"/>
              <w:right w:w="108" w:type="dxa"/>
            </w:tcMar>
            <w:hideMark/>
          </w:tcPr>
          <w:p w14:paraId="03999CFE" w14:textId="77777777" w:rsidR="004A380D" w:rsidRPr="00A366C9" w:rsidRDefault="004A380D" w:rsidP="004A380D">
            <w:pPr>
              <w:spacing w:before="40" w:after="40"/>
            </w:pPr>
            <w:r w:rsidRPr="00A366C9">
              <w:rPr>
                <w:color w:val="000000"/>
              </w:rPr>
              <w:t>  Graduate Degree</w:t>
            </w:r>
          </w:p>
        </w:tc>
        <w:tc>
          <w:tcPr>
            <w:tcW w:w="1777" w:type="dxa"/>
            <w:tcBorders>
              <w:bottom w:val="single" w:sz="4" w:space="0" w:color="000000"/>
            </w:tcBorders>
            <w:tcMar>
              <w:top w:w="0" w:type="dxa"/>
              <w:left w:w="108" w:type="dxa"/>
              <w:bottom w:w="0" w:type="dxa"/>
              <w:right w:w="108" w:type="dxa"/>
            </w:tcMar>
            <w:hideMark/>
          </w:tcPr>
          <w:p w14:paraId="3728669C" w14:textId="77777777" w:rsidR="004A380D" w:rsidRPr="00A366C9" w:rsidRDefault="004A380D" w:rsidP="004A380D">
            <w:pPr>
              <w:spacing w:before="40" w:after="40"/>
              <w:jc w:val="center"/>
            </w:pPr>
            <w:r w:rsidRPr="00A366C9">
              <w:rPr>
                <w:color w:val="000000"/>
              </w:rPr>
              <w:t>0.007</w:t>
            </w:r>
          </w:p>
        </w:tc>
        <w:tc>
          <w:tcPr>
            <w:tcW w:w="1646" w:type="dxa"/>
            <w:tcBorders>
              <w:bottom w:val="single" w:sz="4" w:space="0" w:color="000000"/>
            </w:tcBorders>
            <w:tcMar>
              <w:top w:w="0" w:type="dxa"/>
              <w:left w:w="108" w:type="dxa"/>
              <w:bottom w:w="0" w:type="dxa"/>
              <w:right w:w="108" w:type="dxa"/>
            </w:tcMar>
            <w:hideMark/>
          </w:tcPr>
          <w:p w14:paraId="23F53A34" w14:textId="77777777" w:rsidR="004A380D" w:rsidRPr="00A366C9" w:rsidRDefault="004A380D" w:rsidP="004A380D">
            <w:pPr>
              <w:spacing w:before="40" w:after="40"/>
              <w:jc w:val="center"/>
            </w:pPr>
            <w:r w:rsidRPr="00A366C9">
              <w:rPr>
                <w:color w:val="000000"/>
              </w:rPr>
              <w:t>1.860</w:t>
            </w:r>
          </w:p>
        </w:tc>
        <w:tc>
          <w:tcPr>
            <w:tcW w:w="1624" w:type="dxa"/>
            <w:tcBorders>
              <w:bottom w:val="single" w:sz="4" w:space="0" w:color="000000"/>
            </w:tcBorders>
            <w:tcMar>
              <w:top w:w="0" w:type="dxa"/>
              <w:left w:w="108" w:type="dxa"/>
              <w:bottom w:w="0" w:type="dxa"/>
              <w:right w:w="108" w:type="dxa"/>
            </w:tcMar>
            <w:hideMark/>
          </w:tcPr>
          <w:p w14:paraId="11C693F7" w14:textId="77777777" w:rsidR="004A380D" w:rsidRPr="00A366C9" w:rsidRDefault="004A380D" w:rsidP="004A380D">
            <w:pPr>
              <w:spacing w:before="40" w:after="40"/>
              <w:jc w:val="center"/>
            </w:pPr>
            <w:r w:rsidRPr="00A366C9">
              <w:rPr>
                <w:color w:val="000000"/>
              </w:rPr>
              <w:t>0.009</w:t>
            </w:r>
          </w:p>
        </w:tc>
        <w:tc>
          <w:tcPr>
            <w:tcW w:w="1646" w:type="dxa"/>
            <w:tcBorders>
              <w:bottom w:val="single" w:sz="4" w:space="0" w:color="000000"/>
            </w:tcBorders>
            <w:tcMar>
              <w:top w:w="0" w:type="dxa"/>
              <w:left w:w="108" w:type="dxa"/>
              <w:bottom w:w="0" w:type="dxa"/>
              <w:right w:w="108" w:type="dxa"/>
            </w:tcMar>
            <w:hideMark/>
          </w:tcPr>
          <w:p w14:paraId="0A27319E" w14:textId="77777777" w:rsidR="004A380D" w:rsidRPr="00A366C9" w:rsidRDefault="004A380D" w:rsidP="004A380D">
            <w:pPr>
              <w:spacing w:before="40" w:after="40"/>
              <w:jc w:val="center"/>
            </w:pPr>
            <w:r w:rsidRPr="00A366C9">
              <w:rPr>
                <w:color w:val="000000"/>
              </w:rPr>
              <w:t>3.612</w:t>
            </w:r>
          </w:p>
        </w:tc>
      </w:tr>
      <w:tr w:rsidR="004A380D" w:rsidRPr="00A366C9" w14:paraId="506E5F27" w14:textId="77777777" w:rsidTr="004A380D">
        <w:trPr>
          <w:trHeight w:hRule="exact" w:val="288"/>
        </w:trPr>
        <w:tc>
          <w:tcPr>
            <w:tcW w:w="9360" w:type="dxa"/>
            <w:gridSpan w:val="5"/>
            <w:tcBorders>
              <w:top w:val="single" w:sz="4" w:space="0" w:color="000000"/>
            </w:tcBorders>
            <w:tcMar>
              <w:top w:w="0" w:type="dxa"/>
              <w:left w:w="108" w:type="dxa"/>
              <w:bottom w:w="0" w:type="dxa"/>
              <w:right w:w="108" w:type="dxa"/>
            </w:tcMar>
            <w:hideMark/>
          </w:tcPr>
          <w:p w14:paraId="53A0872B" w14:textId="77777777" w:rsidR="004A380D" w:rsidRPr="00A366C9" w:rsidRDefault="004A380D" w:rsidP="004A380D">
            <w:r w:rsidRPr="00A366C9">
              <w:rPr>
                <w:color w:val="000000"/>
              </w:rPr>
              <w:t>D4: pure endowment components</w:t>
            </w:r>
          </w:p>
        </w:tc>
      </w:tr>
      <w:tr w:rsidR="004A380D" w:rsidRPr="00A366C9" w14:paraId="658E6BAF" w14:textId="77777777" w:rsidTr="004A380D">
        <w:trPr>
          <w:trHeight w:hRule="exact" w:val="288"/>
        </w:trPr>
        <w:tc>
          <w:tcPr>
            <w:tcW w:w="2667" w:type="dxa"/>
            <w:tcMar>
              <w:top w:w="0" w:type="dxa"/>
              <w:left w:w="108" w:type="dxa"/>
              <w:bottom w:w="0" w:type="dxa"/>
              <w:right w:w="108" w:type="dxa"/>
            </w:tcMar>
            <w:hideMark/>
          </w:tcPr>
          <w:p w14:paraId="35452F8A" w14:textId="77777777" w:rsidR="004A380D" w:rsidRPr="00A366C9" w:rsidRDefault="004A380D" w:rsidP="004A380D">
            <w:pPr>
              <w:spacing w:before="40" w:after="40"/>
            </w:pPr>
            <w:r w:rsidRPr="00A366C9">
              <w:rPr>
                <w:color w:val="000000"/>
              </w:rPr>
              <w:t>  Less Than BA/BS</w:t>
            </w:r>
          </w:p>
        </w:tc>
        <w:tc>
          <w:tcPr>
            <w:tcW w:w="1777" w:type="dxa"/>
            <w:tcMar>
              <w:top w:w="0" w:type="dxa"/>
              <w:left w:w="108" w:type="dxa"/>
              <w:bottom w:w="0" w:type="dxa"/>
              <w:right w:w="108" w:type="dxa"/>
            </w:tcMar>
            <w:hideMark/>
          </w:tcPr>
          <w:p w14:paraId="3A3D88D7" w14:textId="77777777" w:rsidR="004A380D" w:rsidRPr="00A366C9" w:rsidRDefault="004A380D" w:rsidP="004A380D">
            <w:pPr>
              <w:spacing w:before="40" w:after="40"/>
              <w:jc w:val="center"/>
            </w:pPr>
            <w:r w:rsidRPr="00A366C9">
              <w:rPr>
                <w:color w:val="000000"/>
              </w:rPr>
              <w:t>0.007</w:t>
            </w:r>
          </w:p>
        </w:tc>
        <w:tc>
          <w:tcPr>
            <w:tcW w:w="1646" w:type="dxa"/>
            <w:tcMar>
              <w:top w:w="0" w:type="dxa"/>
              <w:left w:w="108" w:type="dxa"/>
              <w:bottom w:w="0" w:type="dxa"/>
              <w:right w:w="108" w:type="dxa"/>
            </w:tcMar>
            <w:hideMark/>
          </w:tcPr>
          <w:p w14:paraId="65B7736C" w14:textId="77777777" w:rsidR="004A380D" w:rsidRPr="00A366C9" w:rsidRDefault="004A380D" w:rsidP="004A380D">
            <w:pPr>
              <w:spacing w:before="40" w:after="40"/>
              <w:jc w:val="center"/>
            </w:pPr>
            <w:r w:rsidRPr="00A366C9">
              <w:rPr>
                <w:color w:val="000000"/>
              </w:rPr>
              <w:t>1.993</w:t>
            </w:r>
          </w:p>
        </w:tc>
        <w:tc>
          <w:tcPr>
            <w:tcW w:w="1624" w:type="dxa"/>
            <w:tcMar>
              <w:top w:w="0" w:type="dxa"/>
              <w:left w:w="108" w:type="dxa"/>
              <w:bottom w:w="0" w:type="dxa"/>
              <w:right w:w="108" w:type="dxa"/>
            </w:tcMar>
            <w:hideMark/>
          </w:tcPr>
          <w:p w14:paraId="49D3F5D6" w14:textId="77777777" w:rsidR="004A380D" w:rsidRPr="00A366C9" w:rsidRDefault="004A380D" w:rsidP="004A380D">
            <w:pPr>
              <w:spacing w:before="40" w:after="40"/>
              <w:jc w:val="center"/>
            </w:pPr>
            <w:r w:rsidRPr="00A366C9">
              <w:rPr>
                <w:color w:val="000000"/>
              </w:rPr>
              <w:t>0.006</w:t>
            </w:r>
          </w:p>
        </w:tc>
        <w:tc>
          <w:tcPr>
            <w:tcW w:w="1646" w:type="dxa"/>
            <w:tcMar>
              <w:top w:w="0" w:type="dxa"/>
              <w:left w:w="108" w:type="dxa"/>
              <w:bottom w:w="0" w:type="dxa"/>
              <w:right w:w="108" w:type="dxa"/>
            </w:tcMar>
            <w:hideMark/>
          </w:tcPr>
          <w:p w14:paraId="638AF964" w14:textId="77777777" w:rsidR="004A380D" w:rsidRPr="00A366C9" w:rsidRDefault="004A380D" w:rsidP="004A380D">
            <w:pPr>
              <w:spacing w:before="40" w:after="40"/>
              <w:jc w:val="center"/>
            </w:pPr>
            <w:r w:rsidRPr="00A366C9">
              <w:rPr>
                <w:color w:val="000000"/>
              </w:rPr>
              <w:t>2.561</w:t>
            </w:r>
          </w:p>
        </w:tc>
      </w:tr>
      <w:tr w:rsidR="004A380D" w:rsidRPr="00A366C9" w14:paraId="0ADCE644" w14:textId="77777777" w:rsidTr="004A380D">
        <w:trPr>
          <w:trHeight w:hRule="exact" w:val="288"/>
        </w:trPr>
        <w:tc>
          <w:tcPr>
            <w:tcW w:w="2667" w:type="dxa"/>
            <w:tcMar>
              <w:top w:w="0" w:type="dxa"/>
              <w:left w:w="108" w:type="dxa"/>
              <w:bottom w:w="0" w:type="dxa"/>
              <w:right w:w="108" w:type="dxa"/>
            </w:tcMar>
            <w:hideMark/>
          </w:tcPr>
          <w:p w14:paraId="23C60A2B" w14:textId="77777777" w:rsidR="004A380D" w:rsidRPr="00A366C9" w:rsidRDefault="004A380D" w:rsidP="004A380D">
            <w:pPr>
              <w:spacing w:before="40" w:after="40"/>
            </w:pPr>
            <w:r w:rsidRPr="00A366C9">
              <w:rPr>
                <w:color w:val="000000"/>
              </w:rPr>
              <w:t>  BA/BS Degree</w:t>
            </w:r>
          </w:p>
        </w:tc>
        <w:tc>
          <w:tcPr>
            <w:tcW w:w="1777" w:type="dxa"/>
            <w:tcMar>
              <w:top w:w="0" w:type="dxa"/>
              <w:left w:w="108" w:type="dxa"/>
              <w:bottom w:w="0" w:type="dxa"/>
              <w:right w:w="108" w:type="dxa"/>
            </w:tcMar>
            <w:hideMark/>
          </w:tcPr>
          <w:p w14:paraId="7F80D52E" w14:textId="77777777" w:rsidR="004A380D" w:rsidRPr="00A366C9" w:rsidRDefault="004A380D" w:rsidP="004A380D">
            <w:pPr>
              <w:spacing w:before="40" w:after="40"/>
              <w:jc w:val="center"/>
            </w:pPr>
            <w:r w:rsidRPr="00A366C9">
              <w:rPr>
                <w:color w:val="000000"/>
              </w:rPr>
              <w:t>-0.007</w:t>
            </w:r>
          </w:p>
        </w:tc>
        <w:tc>
          <w:tcPr>
            <w:tcW w:w="1646" w:type="dxa"/>
            <w:tcMar>
              <w:top w:w="0" w:type="dxa"/>
              <w:left w:w="108" w:type="dxa"/>
              <w:bottom w:w="0" w:type="dxa"/>
              <w:right w:w="108" w:type="dxa"/>
            </w:tcMar>
            <w:hideMark/>
          </w:tcPr>
          <w:p w14:paraId="0C7F4372" w14:textId="77777777" w:rsidR="004A380D" w:rsidRPr="00A366C9" w:rsidRDefault="004A380D" w:rsidP="004A380D">
            <w:pPr>
              <w:spacing w:before="40" w:after="40"/>
              <w:jc w:val="center"/>
            </w:pPr>
            <w:r w:rsidRPr="00A366C9">
              <w:rPr>
                <w:color w:val="000000"/>
              </w:rPr>
              <w:t>-2.098</w:t>
            </w:r>
          </w:p>
        </w:tc>
        <w:tc>
          <w:tcPr>
            <w:tcW w:w="1624" w:type="dxa"/>
            <w:tcMar>
              <w:top w:w="0" w:type="dxa"/>
              <w:left w:w="108" w:type="dxa"/>
              <w:bottom w:w="0" w:type="dxa"/>
              <w:right w:w="108" w:type="dxa"/>
            </w:tcMar>
            <w:hideMark/>
          </w:tcPr>
          <w:p w14:paraId="094B181A" w14:textId="77777777" w:rsidR="004A380D" w:rsidRPr="00A366C9" w:rsidRDefault="004A380D" w:rsidP="004A380D">
            <w:pPr>
              <w:spacing w:before="40" w:after="40"/>
              <w:jc w:val="center"/>
            </w:pPr>
            <w:r w:rsidRPr="00A366C9">
              <w:rPr>
                <w:color w:val="000000"/>
              </w:rPr>
              <w:t>-0.021</w:t>
            </w:r>
          </w:p>
        </w:tc>
        <w:tc>
          <w:tcPr>
            <w:tcW w:w="1646" w:type="dxa"/>
            <w:tcMar>
              <w:top w:w="0" w:type="dxa"/>
              <w:left w:w="108" w:type="dxa"/>
              <w:bottom w:w="0" w:type="dxa"/>
              <w:right w:w="108" w:type="dxa"/>
            </w:tcMar>
            <w:hideMark/>
          </w:tcPr>
          <w:p w14:paraId="20E84CF4" w14:textId="77777777" w:rsidR="004A380D" w:rsidRPr="00A366C9" w:rsidRDefault="004A380D" w:rsidP="004A380D">
            <w:pPr>
              <w:spacing w:before="40" w:after="40"/>
              <w:jc w:val="center"/>
            </w:pPr>
            <w:r w:rsidRPr="00A366C9">
              <w:rPr>
                <w:color w:val="000000"/>
              </w:rPr>
              <w:t>-8.438</w:t>
            </w:r>
          </w:p>
        </w:tc>
      </w:tr>
      <w:tr w:rsidR="004A380D" w:rsidRPr="00A366C9" w14:paraId="75B8D7D6" w14:textId="77777777" w:rsidTr="004A380D">
        <w:trPr>
          <w:trHeight w:hRule="exact" w:val="360"/>
        </w:trPr>
        <w:tc>
          <w:tcPr>
            <w:tcW w:w="2667" w:type="dxa"/>
            <w:tcBorders>
              <w:bottom w:val="single" w:sz="4" w:space="0" w:color="auto"/>
            </w:tcBorders>
            <w:tcMar>
              <w:top w:w="0" w:type="dxa"/>
              <w:left w:w="108" w:type="dxa"/>
              <w:bottom w:w="0" w:type="dxa"/>
              <w:right w:w="108" w:type="dxa"/>
            </w:tcMar>
            <w:hideMark/>
          </w:tcPr>
          <w:p w14:paraId="577A65F7" w14:textId="77777777" w:rsidR="004A380D" w:rsidRPr="00A366C9" w:rsidRDefault="004A380D" w:rsidP="004A380D">
            <w:pPr>
              <w:spacing w:before="40" w:after="40"/>
            </w:pPr>
            <w:r w:rsidRPr="00A366C9">
              <w:rPr>
                <w:color w:val="000000"/>
              </w:rPr>
              <w:t>  Graduate Degree</w:t>
            </w:r>
          </w:p>
        </w:tc>
        <w:tc>
          <w:tcPr>
            <w:tcW w:w="1777" w:type="dxa"/>
            <w:tcBorders>
              <w:bottom w:val="single" w:sz="4" w:space="0" w:color="auto"/>
            </w:tcBorders>
            <w:tcMar>
              <w:top w:w="0" w:type="dxa"/>
              <w:left w:w="108" w:type="dxa"/>
              <w:bottom w:w="0" w:type="dxa"/>
              <w:right w:w="108" w:type="dxa"/>
            </w:tcMar>
            <w:hideMark/>
          </w:tcPr>
          <w:p w14:paraId="0DA69577" w14:textId="77777777" w:rsidR="004A380D" w:rsidRPr="00A366C9" w:rsidRDefault="004A380D" w:rsidP="004A380D">
            <w:pPr>
              <w:spacing w:before="40" w:after="40"/>
              <w:jc w:val="center"/>
            </w:pPr>
            <w:r w:rsidRPr="00A366C9">
              <w:rPr>
                <w:color w:val="000000"/>
              </w:rPr>
              <w:t>0.042</w:t>
            </w:r>
          </w:p>
        </w:tc>
        <w:tc>
          <w:tcPr>
            <w:tcW w:w="1646" w:type="dxa"/>
            <w:tcBorders>
              <w:bottom w:val="single" w:sz="4" w:space="0" w:color="auto"/>
            </w:tcBorders>
            <w:tcMar>
              <w:top w:w="0" w:type="dxa"/>
              <w:left w:w="108" w:type="dxa"/>
              <w:bottom w:w="0" w:type="dxa"/>
              <w:right w:w="108" w:type="dxa"/>
            </w:tcMar>
            <w:hideMark/>
          </w:tcPr>
          <w:p w14:paraId="4AC0BCD0" w14:textId="77777777" w:rsidR="004A380D" w:rsidRPr="00A366C9" w:rsidRDefault="004A380D" w:rsidP="004A380D">
            <w:pPr>
              <w:spacing w:before="40" w:after="40"/>
              <w:jc w:val="center"/>
            </w:pPr>
            <w:r w:rsidRPr="00A366C9">
              <w:rPr>
                <w:color w:val="000000"/>
              </w:rPr>
              <w:t>12.041</w:t>
            </w:r>
          </w:p>
        </w:tc>
        <w:tc>
          <w:tcPr>
            <w:tcW w:w="1624" w:type="dxa"/>
            <w:tcBorders>
              <w:bottom w:val="single" w:sz="4" w:space="0" w:color="auto"/>
            </w:tcBorders>
            <w:tcMar>
              <w:top w:w="0" w:type="dxa"/>
              <w:left w:w="108" w:type="dxa"/>
              <w:bottom w:w="0" w:type="dxa"/>
              <w:right w:w="108" w:type="dxa"/>
            </w:tcMar>
            <w:hideMark/>
          </w:tcPr>
          <w:p w14:paraId="5F185572" w14:textId="77777777" w:rsidR="004A380D" w:rsidRPr="00A366C9" w:rsidRDefault="004A380D" w:rsidP="004A380D">
            <w:pPr>
              <w:spacing w:before="40" w:after="40"/>
              <w:jc w:val="center"/>
            </w:pPr>
            <w:r w:rsidRPr="00A366C9">
              <w:rPr>
                <w:color w:val="000000"/>
              </w:rPr>
              <w:t>0.070</w:t>
            </w:r>
          </w:p>
        </w:tc>
        <w:tc>
          <w:tcPr>
            <w:tcW w:w="1646" w:type="dxa"/>
            <w:tcBorders>
              <w:bottom w:val="single" w:sz="4" w:space="0" w:color="auto"/>
            </w:tcBorders>
            <w:tcMar>
              <w:top w:w="0" w:type="dxa"/>
              <w:left w:w="108" w:type="dxa"/>
              <w:bottom w:w="0" w:type="dxa"/>
              <w:right w:w="108" w:type="dxa"/>
            </w:tcMar>
            <w:hideMark/>
          </w:tcPr>
          <w:p w14:paraId="4392E71B" w14:textId="77777777" w:rsidR="004A380D" w:rsidRPr="00A366C9" w:rsidRDefault="004A380D" w:rsidP="004A380D">
            <w:pPr>
              <w:spacing w:before="40" w:after="40"/>
              <w:jc w:val="center"/>
            </w:pPr>
            <w:r w:rsidRPr="00A366C9">
              <w:rPr>
                <w:color w:val="000000"/>
              </w:rPr>
              <w:t>27.781</w:t>
            </w:r>
          </w:p>
        </w:tc>
      </w:tr>
      <w:tr w:rsidR="004A380D" w:rsidRPr="00A366C9" w14:paraId="7A3CA2DC" w14:textId="77777777" w:rsidTr="004A380D">
        <w:trPr>
          <w:trHeight w:hRule="exact" w:val="288"/>
        </w:trPr>
        <w:tc>
          <w:tcPr>
            <w:tcW w:w="9360" w:type="dxa"/>
            <w:gridSpan w:val="5"/>
            <w:tcBorders>
              <w:top w:val="single" w:sz="4" w:space="0" w:color="auto"/>
            </w:tcBorders>
            <w:tcMar>
              <w:top w:w="0" w:type="dxa"/>
              <w:left w:w="108" w:type="dxa"/>
              <w:bottom w:w="0" w:type="dxa"/>
              <w:right w:w="108" w:type="dxa"/>
            </w:tcMar>
          </w:tcPr>
          <w:p w14:paraId="4F3D3590" w14:textId="77777777" w:rsidR="004A380D" w:rsidRPr="00A366C9" w:rsidRDefault="004A380D" w:rsidP="004A380D">
            <w:pPr>
              <w:spacing w:before="40" w:after="40"/>
              <w:rPr>
                <w:color w:val="000000"/>
              </w:rPr>
            </w:pPr>
            <w:r w:rsidRPr="00A366C9">
              <w:rPr>
                <w:color w:val="000000"/>
              </w:rPr>
              <w:t>D5: Endowment interaction components</w:t>
            </w:r>
          </w:p>
        </w:tc>
      </w:tr>
      <w:tr w:rsidR="004A380D" w:rsidRPr="00A366C9" w14:paraId="6FBA64E4" w14:textId="77777777" w:rsidTr="004A380D">
        <w:trPr>
          <w:trHeight w:hRule="exact" w:val="288"/>
        </w:trPr>
        <w:tc>
          <w:tcPr>
            <w:tcW w:w="2667" w:type="dxa"/>
            <w:tcMar>
              <w:top w:w="0" w:type="dxa"/>
              <w:left w:w="108" w:type="dxa"/>
              <w:bottom w:w="0" w:type="dxa"/>
              <w:right w:w="108" w:type="dxa"/>
            </w:tcMar>
          </w:tcPr>
          <w:p w14:paraId="0340D20E" w14:textId="77777777" w:rsidR="004A380D" w:rsidRPr="00A366C9" w:rsidRDefault="004A380D" w:rsidP="004A380D">
            <w:pPr>
              <w:spacing w:before="40" w:after="40"/>
              <w:rPr>
                <w:color w:val="000000"/>
              </w:rPr>
            </w:pPr>
            <w:r w:rsidRPr="00A366C9">
              <w:rPr>
                <w:color w:val="000000"/>
              </w:rPr>
              <w:t>  Less Than BA/BS</w:t>
            </w:r>
          </w:p>
        </w:tc>
        <w:tc>
          <w:tcPr>
            <w:tcW w:w="1777" w:type="dxa"/>
            <w:tcMar>
              <w:top w:w="0" w:type="dxa"/>
              <w:left w:w="108" w:type="dxa"/>
              <w:bottom w:w="0" w:type="dxa"/>
              <w:right w:w="108" w:type="dxa"/>
            </w:tcMar>
          </w:tcPr>
          <w:p w14:paraId="68C70793" w14:textId="77777777" w:rsidR="004A380D" w:rsidRPr="00A366C9" w:rsidRDefault="004A380D" w:rsidP="004A380D">
            <w:pPr>
              <w:spacing w:before="40" w:after="40"/>
              <w:jc w:val="center"/>
              <w:rPr>
                <w:color w:val="000000"/>
              </w:rPr>
            </w:pPr>
            <w:r w:rsidRPr="00A366C9">
              <w:rPr>
                <w:color w:val="000000"/>
              </w:rPr>
              <w:t>0.013</w:t>
            </w:r>
          </w:p>
        </w:tc>
        <w:tc>
          <w:tcPr>
            <w:tcW w:w="1646" w:type="dxa"/>
            <w:tcMar>
              <w:top w:w="0" w:type="dxa"/>
              <w:left w:w="108" w:type="dxa"/>
              <w:bottom w:w="0" w:type="dxa"/>
              <w:right w:w="108" w:type="dxa"/>
            </w:tcMar>
          </w:tcPr>
          <w:p w14:paraId="367A7DDA" w14:textId="77777777" w:rsidR="004A380D" w:rsidRPr="00A366C9" w:rsidRDefault="004A380D" w:rsidP="004A380D">
            <w:pPr>
              <w:spacing w:before="40" w:after="40"/>
              <w:jc w:val="center"/>
              <w:rPr>
                <w:color w:val="000000"/>
              </w:rPr>
            </w:pPr>
            <w:r w:rsidRPr="00A366C9">
              <w:rPr>
                <w:color w:val="000000"/>
              </w:rPr>
              <w:t>3.612</w:t>
            </w:r>
          </w:p>
        </w:tc>
        <w:tc>
          <w:tcPr>
            <w:tcW w:w="1624" w:type="dxa"/>
            <w:tcMar>
              <w:top w:w="0" w:type="dxa"/>
              <w:left w:w="108" w:type="dxa"/>
              <w:bottom w:w="0" w:type="dxa"/>
              <w:right w:w="108" w:type="dxa"/>
            </w:tcMar>
          </w:tcPr>
          <w:p w14:paraId="143AF0CF" w14:textId="77777777" w:rsidR="004A380D" w:rsidRPr="00A366C9" w:rsidRDefault="004A380D" w:rsidP="004A380D">
            <w:pPr>
              <w:spacing w:before="40" w:after="40"/>
              <w:jc w:val="center"/>
              <w:rPr>
                <w:color w:val="000000"/>
              </w:rPr>
            </w:pPr>
            <w:r w:rsidRPr="00A366C9">
              <w:rPr>
                <w:color w:val="000000"/>
              </w:rPr>
              <w:t>0.010</w:t>
            </w:r>
          </w:p>
        </w:tc>
        <w:tc>
          <w:tcPr>
            <w:tcW w:w="1646" w:type="dxa"/>
            <w:tcMar>
              <w:top w:w="0" w:type="dxa"/>
              <w:left w:w="108" w:type="dxa"/>
              <w:bottom w:w="0" w:type="dxa"/>
              <w:right w:w="108" w:type="dxa"/>
            </w:tcMar>
          </w:tcPr>
          <w:p w14:paraId="3434FC28" w14:textId="77777777" w:rsidR="004A380D" w:rsidRPr="00A366C9" w:rsidRDefault="004A380D" w:rsidP="004A380D">
            <w:pPr>
              <w:spacing w:before="40" w:after="40"/>
              <w:jc w:val="center"/>
              <w:rPr>
                <w:color w:val="000000"/>
              </w:rPr>
            </w:pPr>
            <w:r w:rsidRPr="00A366C9">
              <w:rPr>
                <w:color w:val="000000"/>
              </w:rPr>
              <w:t>3.840</w:t>
            </w:r>
          </w:p>
        </w:tc>
      </w:tr>
      <w:tr w:rsidR="004A380D" w:rsidRPr="00A366C9" w14:paraId="44211DF9" w14:textId="77777777" w:rsidTr="004A380D">
        <w:trPr>
          <w:trHeight w:hRule="exact" w:val="288"/>
        </w:trPr>
        <w:tc>
          <w:tcPr>
            <w:tcW w:w="2667" w:type="dxa"/>
            <w:tcMar>
              <w:top w:w="0" w:type="dxa"/>
              <w:left w:w="108" w:type="dxa"/>
              <w:bottom w:w="0" w:type="dxa"/>
              <w:right w:w="108" w:type="dxa"/>
            </w:tcMar>
          </w:tcPr>
          <w:p w14:paraId="5CBD8147" w14:textId="77777777" w:rsidR="004A380D" w:rsidRPr="00A366C9" w:rsidRDefault="004A380D" w:rsidP="004A380D">
            <w:pPr>
              <w:spacing w:before="40" w:after="40"/>
              <w:rPr>
                <w:color w:val="000000"/>
              </w:rPr>
            </w:pPr>
            <w:r w:rsidRPr="00A366C9">
              <w:rPr>
                <w:color w:val="000000"/>
              </w:rPr>
              <w:t>  BA/BS Degree</w:t>
            </w:r>
          </w:p>
        </w:tc>
        <w:tc>
          <w:tcPr>
            <w:tcW w:w="1777" w:type="dxa"/>
            <w:tcMar>
              <w:top w:w="0" w:type="dxa"/>
              <w:left w:w="108" w:type="dxa"/>
              <w:bottom w:w="0" w:type="dxa"/>
              <w:right w:w="108" w:type="dxa"/>
            </w:tcMar>
          </w:tcPr>
          <w:p w14:paraId="6D1563C5" w14:textId="77777777" w:rsidR="004A380D" w:rsidRPr="00A366C9" w:rsidRDefault="004A380D" w:rsidP="004A380D">
            <w:pPr>
              <w:spacing w:before="40" w:after="40"/>
              <w:jc w:val="center"/>
              <w:rPr>
                <w:color w:val="000000"/>
              </w:rPr>
            </w:pPr>
            <w:r w:rsidRPr="00A366C9">
              <w:rPr>
                <w:color w:val="000000"/>
              </w:rPr>
              <w:t>0.013</w:t>
            </w:r>
          </w:p>
        </w:tc>
        <w:tc>
          <w:tcPr>
            <w:tcW w:w="1646" w:type="dxa"/>
            <w:tcMar>
              <w:top w:w="0" w:type="dxa"/>
              <w:left w:w="108" w:type="dxa"/>
              <w:bottom w:w="0" w:type="dxa"/>
              <w:right w:w="108" w:type="dxa"/>
            </w:tcMar>
          </w:tcPr>
          <w:p w14:paraId="68A17ABE" w14:textId="77777777" w:rsidR="004A380D" w:rsidRPr="00A366C9" w:rsidRDefault="004A380D" w:rsidP="004A380D">
            <w:pPr>
              <w:spacing w:before="40" w:after="40"/>
              <w:jc w:val="center"/>
              <w:rPr>
                <w:color w:val="000000"/>
              </w:rPr>
            </w:pPr>
            <w:r w:rsidRPr="00A366C9">
              <w:rPr>
                <w:color w:val="000000"/>
              </w:rPr>
              <w:t>3.603</w:t>
            </w:r>
          </w:p>
        </w:tc>
        <w:tc>
          <w:tcPr>
            <w:tcW w:w="1624" w:type="dxa"/>
            <w:tcMar>
              <w:top w:w="0" w:type="dxa"/>
              <w:left w:w="108" w:type="dxa"/>
              <w:bottom w:w="0" w:type="dxa"/>
              <w:right w:w="108" w:type="dxa"/>
            </w:tcMar>
          </w:tcPr>
          <w:p w14:paraId="15EEC6BC" w14:textId="77777777" w:rsidR="004A380D" w:rsidRPr="00A366C9" w:rsidRDefault="004A380D" w:rsidP="004A380D">
            <w:pPr>
              <w:spacing w:before="40" w:after="40"/>
              <w:jc w:val="center"/>
              <w:rPr>
                <w:color w:val="000000"/>
              </w:rPr>
            </w:pPr>
            <w:r w:rsidRPr="00A366C9">
              <w:rPr>
                <w:color w:val="000000"/>
              </w:rPr>
              <w:t>0.013</w:t>
            </w:r>
          </w:p>
        </w:tc>
        <w:tc>
          <w:tcPr>
            <w:tcW w:w="1646" w:type="dxa"/>
            <w:tcMar>
              <w:top w:w="0" w:type="dxa"/>
              <w:left w:w="108" w:type="dxa"/>
              <w:bottom w:w="0" w:type="dxa"/>
              <w:right w:w="108" w:type="dxa"/>
            </w:tcMar>
          </w:tcPr>
          <w:p w14:paraId="044AC981" w14:textId="77777777" w:rsidR="004A380D" w:rsidRPr="00A366C9" w:rsidRDefault="004A380D" w:rsidP="004A380D">
            <w:pPr>
              <w:spacing w:before="40" w:after="40"/>
              <w:jc w:val="center"/>
              <w:rPr>
                <w:color w:val="000000"/>
              </w:rPr>
            </w:pPr>
            <w:r w:rsidRPr="00A366C9">
              <w:rPr>
                <w:color w:val="000000"/>
              </w:rPr>
              <w:t>5.168</w:t>
            </w:r>
          </w:p>
        </w:tc>
      </w:tr>
      <w:tr w:rsidR="004A380D" w:rsidRPr="00A366C9" w14:paraId="2F882054" w14:textId="77777777" w:rsidTr="004A380D">
        <w:trPr>
          <w:trHeight w:hRule="exact" w:val="396"/>
        </w:trPr>
        <w:tc>
          <w:tcPr>
            <w:tcW w:w="2667" w:type="dxa"/>
            <w:tcBorders>
              <w:bottom w:val="single" w:sz="4" w:space="0" w:color="000000"/>
            </w:tcBorders>
            <w:tcMar>
              <w:top w:w="0" w:type="dxa"/>
              <w:left w:w="108" w:type="dxa"/>
              <w:bottom w:w="0" w:type="dxa"/>
              <w:right w:w="108" w:type="dxa"/>
            </w:tcMar>
          </w:tcPr>
          <w:p w14:paraId="4587B791" w14:textId="77777777" w:rsidR="004A380D" w:rsidRPr="00A366C9" w:rsidRDefault="004A380D" w:rsidP="004A380D">
            <w:pPr>
              <w:spacing w:before="40" w:after="40"/>
              <w:rPr>
                <w:color w:val="000000"/>
              </w:rPr>
            </w:pPr>
            <w:r w:rsidRPr="00A366C9">
              <w:rPr>
                <w:color w:val="000000"/>
              </w:rPr>
              <w:t>  Graduate Degree</w:t>
            </w:r>
          </w:p>
        </w:tc>
        <w:tc>
          <w:tcPr>
            <w:tcW w:w="1777" w:type="dxa"/>
            <w:tcBorders>
              <w:bottom w:val="single" w:sz="4" w:space="0" w:color="000000"/>
            </w:tcBorders>
            <w:tcMar>
              <w:top w:w="0" w:type="dxa"/>
              <w:left w:w="108" w:type="dxa"/>
              <w:bottom w:w="0" w:type="dxa"/>
              <w:right w:w="108" w:type="dxa"/>
            </w:tcMar>
          </w:tcPr>
          <w:p w14:paraId="029A14EA" w14:textId="77777777" w:rsidR="004A380D" w:rsidRPr="00A366C9" w:rsidRDefault="004A380D" w:rsidP="004A380D">
            <w:pPr>
              <w:spacing w:before="40" w:after="40"/>
              <w:jc w:val="center"/>
              <w:rPr>
                <w:color w:val="000000"/>
              </w:rPr>
            </w:pPr>
            <w:r w:rsidRPr="00A366C9">
              <w:rPr>
                <w:color w:val="000000"/>
              </w:rPr>
              <w:t>0.036</w:t>
            </w:r>
          </w:p>
        </w:tc>
        <w:tc>
          <w:tcPr>
            <w:tcW w:w="1646" w:type="dxa"/>
            <w:tcBorders>
              <w:bottom w:val="single" w:sz="4" w:space="0" w:color="000000"/>
            </w:tcBorders>
            <w:tcMar>
              <w:top w:w="0" w:type="dxa"/>
              <w:left w:w="108" w:type="dxa"/>
              <w:bottom w:w="0" w:type="dxa"/>
              <w:right w:w="108" w:type="dxa"/>
            </w:tcMar>
          </w:tcPr>
          <w:p w14:paraId="6C210350" w14:textId="77777777" w:rsidR="004A380D" w:rsidRPr="00A366C9" w:rsidRDefault="004A380D" w:rsidP="004A380D">
            <w:pPr>
              <w:spacing w:before="40" w:after="40"/>
              <w:jc w:val="center"/>
              <w:rPr>
                <w:color w:val="000000"/>
              </w:rPr>
            </w:pPr>
            <w:r w:rsidRPr="00A366C9">
              <w:rPr>
                <w:color w:val="000000"/>
              </w:rPr>
              <w:t>10.203</w:t>
            </w:r>
          </w:p>
        </w:tc>
        <w:tc>
          <w:tcPr>
            <w:tcW w:w="1624" w:type="dxa"/>
            <w:tcBorders>
              <w:bottom w:val="single" w:sz="4" w:space="0" w:color="000000"/>
            </w:tcBorders>
            <w:tcMar>
              <w:top w:w="0" w:type="dxa"/>
              <w:left w:w="108" w:type="dxa"/>
              <w:bottom w:w="0" w:type="dxa"/>
              <w:right w:w="108" w:type="dxa"/>
            </w:tcMar>
          </w:tcPr>
          <w:p w14:paraId="4988F7A5" w14:textId="77777777" w:rsidR="004A380D" w:rsidRPr="00A366C9" w:rsidRDefault="004A380D" w:rsidP="004A380D">
            <w:pPr>
              <w:spacing w:before="40" w:after="40"/>
              <w:jc w:val="center"/>
              <w:rPr>
                <w:color w:val="000000"/>
              </w:rPr>
            </w:pPr>
            <w:r w:rsidRPr="00A366C9">
              <w:rPr>
                <w:color w:val="000000"/>
              </w:rPr>
              <w:t>0.025</w:t>
            </w:r>
          </w:p>
        </w:tc>
        <w:tc>
          <w:tcPr>
            <w:tcW w:w="1646" w:type="dxa"/>
            <w:tcBorders>
              <w:bottom w:val="single" w:sz="4" w:space="0" w:color="000000"/>
            </w:tcBorders>
            <w:tcMar>
              <w:top w:w="0" w:type="dxa"/>
              <w:left w:w="108" w:type="dxa"/>
              <w:bottom w:w="0" w:type="dxa"/>
              <w:right w:w="108" w:type="dxa"/>
            </w:tcMar>
          </w:tcPr>
          <w:p w14:paraId="26914EC8" w14:textId="77777777" w:rsidR="004A380D" w:rsidRPr="00A366C9" w:rsidRDefault="004A380D" w:rsidP="004A380D">
            <w:pPr>
              <w:spacing w:before="40" w:after="40"/>
              <w:jc w:val="center"/>
              <w:rPr>
                <w:color w:val="000000"/>
              </w:rPr>
            </w:pPr>
            <w:r w:rsidRPr="00A366C9">
              <w:rPr>
                <w:color w:val="000000"/>
              </w:rPr>
              <w:t>9.813</w:t>
            </w:r>
          </w:p>
        </w:tc>
      </w:tr>
      <w:tr w:rsidR="004A380D" w:rsidRPr="00A366C9" w14:paraId="1BACC43D" w14:textId="77777777" w:rsidTr="004A380D">
        <w:trPr>
          <w:trHeight w:hRule="exact" w:val="288"/>
        </w:trPr>
        <w:tc>
          <w:tcPr>
            <w:tcW w:w="2667" w:type="dxa"/>
            <w:tcBorders>
              <w:top w:val="single" w:sz="4" w:space="0" w:color="000000"/>
            </w:tcBorders>
            <w:tcMar>
              <w:top w:w="0" w:type="dxa"/>
              <w:left w:w="108" w:type="dxa"/>
              <w:bottom w:w="0" w:type="dxa"/>
              <w:right w:w="108" w:type="dxa"/>
            </w:tcMar>
            <w:hideMark/>
          </w:tcPr>
          <w:p w14:paraId="144D0FE8" w14:textId="77777777" w:rsidR="004A380D" w:rsidRPr="00A366C9" w:rsidRDefault="004A380D" w:rsidP="004A380D">
            <w:pPr>
              <w:spacing w:before="40" w:after="40"/>
            </w:pPr>
          </w:p>
        </w:tc>
        <w:tc>
          <w:tcPr>
            <w:tcW w:w="1777" w:type="dxa"/>
            <w:tcBorders>
              <w:top w:val="single" w:sz="4" w:space="0" w:color="000000"/>
            </w:tcBorders>
            <w:tcMar>
              <w:top w:w="0" w:type="dxa"/>
              <w:left w:w="108" w:type="dxa"/>
              <w:bottom w:w="0" w:type="dxa"/>
              <w:right w:w="108" w:type="dxa"/>
            </w:tcMar>
            <w:hideMark/>
          </w:tcPr>
          <w:p w14:paraId="6B680581" w14:textId="77777777" w:rsidR="004A380D" w:rsidRPr="00A366C9" w:rsidRDefault="004A380D" w:rsidP="004A380D"/>
        </w:tc>
        <w:tc>
          <w:tcPr>
            <w:tcW w:w="4916" w:type="dxa"/>
            <w:gridSpan w:val="3"/>
            <w:tcBorders>
              <w:top w:val="single" w:sz="4" w:space="0" w:color="000000"/>
            </w:tcBorders>
            <w:tcMar>
              <w:top w:w="0" w:type="dxa"/>
              <w:left w:w="108" w:type="dxa"/>
              <w:bottom w:w="0" w:type="dxa"/>
              <w:right w:w="108" w:type="dxa"/>
            </w:tcMar>
            <w:hideMark/>
          </w:tcPr>
          <w:p w14:paraId="10A817FB" w14:textId="77777777" w:rsidR="004A380D" w:rsidRPr="00A366C9" w:rsidRDefault="004A380D" w:rsidP="004A380D"/>
        </w:tc>
      </w:tr>
    </w:tbl>
    <w:p w14:paraId="0007CCFA" w14:textId="3571C5B4" w:rsidR="009D5F3F" w:rsidRDefault="009D5F3F" w:rsidP="004A380D"/>
    <w:p w14:paraId="6AA33D6A" w14:textId="5CA97B65" w:rsidR="00795CEB" w:rsidRDefault="00554D87" w:rsidP="00795CEB">
      <w:r>
        <w:rPr>
          <w:b/>
          <w:bCs/>
          <w:color w:val="000000"/>
        </w:rPr>
        <w:t>I</w:t>
      </w:r>
      <w:r w:rsidR="00DD46EC" w:rsidRPr="00DD46EC">
        <w:rPr>
          <w:b/>
          <w:bCs/>
          <w:color w:val="000000"/>
        </w:rPr>
        <w:t xml:space="preserve">V. Decomposition Results when Graduate Education is Divided into </w:t>
      </w:r>
      <w:proofErr w:type="gramStart"/>
      <w:r w:rsidR="00DD46EC" w:rsidRPr="00DD46EC">
        <w:rPr>
          <w:b/>
          <w:bCs/>
          <w:color w:val="000000"/>
        </w:rPr>
        <w:t>Master’s</w:t>
      </w:r>
      <w:proofErr w:type="gramEnd"/>
      <w:r w:rsidR="00DD46EC" w:rsidRPr="00DD46EC">
        <w:rPr>
          <w:b/>
          <w:bCs/>
          <w:color w:val="000000"/>
        </w:rPr>
        <w:t xml:space="preserve"> Only versus</w:t>
      </w:r>
      <w:r w:rsidR="000E30D4">
        <w:rPr>
          <w:b/>
          <w:bCs/>
          <w:color w:val="000000"/>
        </w:rPr>
        <w:t xml:space="preserve"> </w:t>
      </w:r>
      <w:r w:rsidR="00DD46EC" w:rsidRPr="00DD46EC">
        <w:rPr>
          <w:b/>
          <w:bCs/>
          <w:color w:val="000000"/>
        </w:rPr>
        <w:t>Higher-Level Professional or Doctoral Degrees, 1990-2019</w:t>
      </w:r>
    </w:p>
    <w:p w14:paraId="2E2828C5" w14:textId="7A661A4C" w:rsidR="00DD46EC" w:rsidRPr="00795CEB" w:rsidRDefault="00301C08" w:rsidP="00795CEB">
      <w:r>
        <w:rPr>
          <w:color w:val="000000"/>
        </w:rPr>
        <w:tab/>
      </w:r>
      <w:r w:rsidR="00DD46EC" w:rsidRPr="00DD46EC">
        <w:rPr>
          <w:color w:val="000000"/>
        </w:rPr>
        <w:t>Readers may be interested in how much conclusions about the role of graduate degrees in increasing PM</w:t>
      </w:r>
      <w:r w:rsidR="00F86714">
        <w:rPr>
          <w:color w:val="000000"/>
        </w:rPr>
        <w:t>-to-</w:t>
      </w:r>
      <w:r w:rsidR="00DD46EC" w:rsidRPr="00DD46EC">
        <w:rPr>
          <w:color w:val="000000"/>
        </w:rPr>
        <w:t xml:space="preserve">NPM inequality differ between lower and higher levels of graduate education. </w:t>
      </w:r>
      <w:r w:rsidR="00795CEB">
        <w:rPr>
          <w:color w:val="000000"/>
        </w:rPr>
        <w:t>I</w:t>
      </w:r>
      <w:r w:rsidR="00DD46EC" w:rsidRPr="00DD46EC">
        <w:rPr>
          <w:color w:val="000000"/>
        </w:rPr>
        <w:t xml:space="preserve">n 1990 and later respondents were asked their highest degree attained, and graduate degrees are divided into two categories—Master’s degrees (including MA or MS in any field, and MBA) and what we consider higher professional or doctoral degrees (including JD, MD, DDS, and all doctoral degrees). Table A6 below reproduces decomposition results like those in the main paper’s Table </w:t>
      </w:r>
      <w:r w:rsidR="00E721B5">
        <w:rPr>
          <w:color w:val="000000"/>
        </w:rPr>
        <w:t>2</w:t>
      </w:r>
      <w:r w:rsidR="00DD46EC" w:rsidRPr="00DD46EC">
        <w:rPr>
          <w:color w:val="000000"/>
        </w:rPr>
        <w:t xml:space="preserve">, except only from 1990 forward (because these measures aren’t available for 1980), and then, for comparison, does the decomposition making </w:t>
      </w:r>
      <w:proofErr w:type="gramStart"/>
      <w:r w:rsidR="00DD46EC" w:rsidRPr="00DD46EC">
        <w:rPr>
          <w:color w:val="000000"/>
        </w:rPr>
        <w:t>Master’s</w:t>
      </w:r>
      <w:proofErr w:type="gramEnd"/>
      <w:r w:rsidR="00DD46EC" w:rsidRPr="00DD46EC">
        <w:rPr>
          <w:color w:val="000000"/>
        </w:rPr>
        <w:t xml:space="preserve"> and higher graduate degrees separate categories. It shows that differential coefficient changes for graduate degrees in PM versus NPM explained 3.5% of the increased gap when all graduate degrees are combined; </w:t>
      </w:r>
      <w:r>
        <w:rPr>
          <w:color w:val="000000"/>
        </w:rPr>
        <w:t xml:space="preserve">the analogous number is 0.1% when examining just </w:t>
      </w:r>
      <w:proofErr w:type="gramStart"/>
      <w:r w:rsidR="00DD46EC" w:rsidRPr="00DD46EC">
        <w:rPr>
          <w:color w:val="000000"/>
        </w:rPr>
        <w:t>Ma</w:t>
      </w:r>
      <w:r>
        <w:rPr>
          <w:color w:val="000000"/>
        </w:rPr>
        <w:t>ster’s</w:t>
      </w:r>
      <w:proofErr w:type="gramEnd"/>
      <w:r>
        <w:rPr>
          <w:color w:val="000000"/>
        </w:rPr>
        <w:t xml:space="preserve"> and 3.7% when examining just </w:t>
      </w:r>
      <w:r w:rsidR="00DD46EC" w:rsidRPr="00DD46EC">
        <w:rPr>
          <w:color w:val="000000"/>
        </w:rPr>
        <w:t xml:space="preserve">higher Professional and Doctoral degrees. </w:t>
      </w:r>
      <w:r w:rsidR="00E721B5">
        <w:rPr>
          <w:color w:val="000000"/>
        </w:rPr>
        <w:t xml:space="preserve">Thus, </w:t>
      </w:r>
      <w:proofErr w:type="gramStart"/>
      <w:r w:rsidR="00E721B5">
        <w:rPr>
          <w:color w:val="000000"/>
        </w:rPr>
        <w:t>similar to</w:t>
      </w:r>
      <w:proofErr w:type="gramEnd"/>
      <w:r w:rsidR="00E721B5">
        <w:rPr>
          <w:color w:val="000000"/>
        </w:rPr>
        <w:t xml:space="preserve"> our main findings, differential slope changes in PM and NPM are not very important. </w:t>
      </w:r>
      <w:r>
        <w:rPr>
          <w:color w:val="000000"/>
        </w:rPr>
        <w:t>For t</w:t>
      </w:r>
      <w:r w:rsidR="00DD46EC" w:rsidRPr="00DD46EC">
        <w:rPr>
          <w:color w:val="000000"/>
        </w:rPr>
        <w:t>he compositional component, D</w:t>
      </w:r>
      <w:proofErr w:type="gramStart"/>
      <w:r w:rsidR="00DD46EC" w:rsidRPr="00DD46EC">
        <w:rPr>
          <w:color w:val="000000"/>
        </w:rPr>
        <w:t>4</w:t>
      </w:r>
      <w:r>
        <w:rPr>
          <w:color w:val="000000"/>
        </w:rPr>
        <w:t xml:space="preserve">, </w:t>
      </w:r>
      <w:r w:rsidR="00DD46EC" w:rsidRPr="00DD46EC">
        <w:rPr>
          <w:color w:val="000000"/>
        </w:rPr>
        <w:t xml:space="preserve"> similar</w:t>
      </w:r>
      <w:proofErr w:type="gramEnd"/>
      <w:r w:rsidR="00DD46EC" w:rsidRPr="00DD46EC">
        <w:rPr>
          <w:color w:val="000000"/>
        </w:rPr>
        <w:t>-</w:t>
      </w:r>
      <w:r>
        <w:rPr>
          <w:color w:val="000000"/>
        </w:rPr>
        <w:t xml:space="preserve">higher </w:t>
      </w:r>
      <w:r w:rsidR="00DD46EC" w:rsidRPr="00E721B5">
        <w:rPr>
          <w:color w:val="000000"/>
        </w:rPr>
        <w:t xml:space="preserve">increase in the proportion with Master’s degrees explained 11.4% of the increased wage gap between PM and NPM, while the analogous figure for higher professional and doctoral degrees was 9.3%. </w:t>
      </w:r>
      <w:r w:rsidR="00E721B5" w:rsidRPr="00E721B5">
        <w:rPr>
          <w:color w:val="000000"/>
        </w:rPr>
        <w:t>Thus</w:t>
      </w:r>
      <w:r w:rsidR="00DE507C">
        <w:rPr>
          <w:color w:val="000000"/>
        </w:rPr>
        <w:t>,</w:t>
      </w:r>
      <w:r w:rsidR="00E721B5" w:rsidRPr="00E721B5">
        <w:rPr>
          <w:color w:val="000000"/>
        </w:rPr>
        <w:t xml:space="preserve"> each </w:t>
      </w:r>
      <w:r>
        <w:rPr>
          <w:color w:val="000000"/>
        </w:rPr>
        <w:t xml:space="preserve">played a similar role. </w:t>
      </w:r>
      <w:r w:rsidR="00E721B5" w:rsidRPr="00E721B5">
        <w:rPr>
          <w:color w:val="000000"/>
        </w:rPr>
        <w:t xml:space="preserve"> </w:t>
      </w:r>
    </w:p>
    <w:tbl>
      <w:tblPr>
        <w:tblpPr w:leftFromText="180" w:rightFromText="180" w:vertAnchor="text" w:horzAnchor="margin" w:tblpY="262"/>
        <w:tblW w:w="9413" w:type="dxa"/>
        <w:tblLayout w:type="fixed"/>
        <w:tblCellMar>
          <w:left w:w="0" w:type="dxa"/>
          <w:right w:w="0" w:type="dxa"/>
        </w:tblCellMar>
        <w:tblLook w:val="04A0" w:firstRow="1" w:lastRow="0" w:firstColumn="1" w:lastColumn="0" w:noHBand="0" w:noVBand="1"/>
      </w:tblPr>
      <w:tblGrid>
        <w:gridCol w:w="3060"/>
        <w:gridCol w:w="1647"/>
        <w:gridCol w:w="1412"/>
        <w:gridCol w:w="1882"/>
        <w:gridCol w:w="1412"/>
      </w:tblGrid>
      <w:tr w:rsidR="000546ED" w:rsidRPr="00DD46EC" w14:paraId="6EEC31A5" w14:textId="77777777" w:rsidTr="00764A14">
        <w:trPr>
          <w:trHeight w:val="915"/>
        </w:trPr>
        <w:tc>
          <w:tcPr>
            <w:tcW w:w="9413" w:type="dxa"/>
            <w:gridSpan w:val="5"/>
            <w:tcBorders>
              <w:bottom w:val="single" w:sz="4" w:space="0" w:color="000000"/>
            </w:tcBorders>
            <w:tcMar>
              <w:top w:w="0" w:type="dxa"/>
              <w:left w:w="108" w:type="dxa"/>
              <w:bottom w:w="0" w:type="dxa"/>
              <w:right w:w="108" w:type="dxa"/>
            </w:tcMar>
            <w:vAlign w:val="center"/>
            <w:hideMark/>
          </w:tcPr>
          <w:p w14:paraId="459E8F4C" w14:textId="77777777" w:rsidR="000546ED" w:rsidRPr="00DD46EC" w:rsidRDefault="000546ED" w:rsidP="00F86714">
            <w:pPr>
              <w:spacing w:before="40" w:after="40"/>
            </w:pPr>
            <w:r w:rsidRPr="00DD46EC">
              <w:rPr>
                <w:color w:val="000000"/>
              </w:rPr>
              <w:t xml:space="preserve">Table A6. </w:t>
            </w:r>
            <w:r>
              <w:rPr>
                <w:color w:val="000000"/>
              </w:rPr>
              <w:t xml:space="preserve">Amount and Percent of Change in PM-to-NPM Ln Wage Gap Explained by Education </w:t>
            </w:r>
            <w:r w:rsidRPr="00DD46EC">
              <w:rPr>
                <w:color w:val="000000"/>
              </w:rPr>
              <w:t xml:space="preserve">from </w:t>
            </w:r>
            <w:r>
              <w:rPr>
                <w:color w:val="000000"/>
              </w:rPr>
              <w:t>D</w:t>
            </w:r>
            <w:r w:rsidRPr="00DD46EC">
              <w:rPr>
                <w:color w:val="000000"/>
              </w:rPr>
              <w:t xml:space="preserve">ecomposition-of-change when </w:t>
            </w:r>
            <w:r>
              <w:rPr>
                <w:color w:val="000000"/>
              </w:rPr>
              <w:t>G</w:t>
            </w:r>
            <w:r w:rsidRPr="00DD46EC">
              <w:rPr>
                <w:color w:val="000000"/>
              </w:rPr>
              <w:t xml:space="preserve">raduate education is divided into </w:t>
            </w:r>
            <w:proofErr w:type="gramStart"/>
            <w:r w:rsidRPr="00DD46EC">
              <w:rPr>
                <w:color w:val="000000"/>
              </w:rPr>
              <w:t>Master’s</w:t>
            </w:r>
            <w:proofErr w:type="gramEnd"/>
            <w:r w:rsidRPr="00DD46EC">
              <w:rPr>
                <w:color w:val="000000"/>
              </w:rPr>
              <w:t xml:space="preserve"> versus Higher Professional or Doctoral Degrees, 1990-2019</w:t>
            </w:r>
          </w:p>
        </w:tc>
      </w:tr>
      <w:tr w:rsidR="000546ED" w:rsidRPr="00DD46EC" w14:paraId="79DA34E3" w14:textId="77777777" w:rsidTr="00764A14">
        <w:trPr>
          <w:trHeight w:hRule="exact" w:val="355"/>
        </w:trPr>
        <w:tc>
          <w:tcPr>
            <w:tcW w:w="3060" w:type="dxa"/>
            <w:tcBorders>
              <w:top w:val="single" w:sz="4" w:space="0" w:color="000000"/>
              <w:bottom w:val="single" w:sz="4" w:space="0" w:color="000000"/>
            </w:tcBorders>
            <w:tcMar>
              <w:top w:w="0" w:type="dxa"/>
              <w:left w:w="108" w:type="dxa"/>
              <w:bottom w:w="0" w:type="dxa"/>
              <w:right w:w="108" w:type="dxa"/>
            </w:tcMar>
            <w:hideMark/>
          </w:tcPr>
          <w:p w14:paraId="76397B61" w14:textId="77777777" w:rsidR="000546ED" w:rsidRPr="000546ED" w:rsidRDefault="000546ED" w:rsidP="00F86714">
            <w:pPr>
              <w:rPr>
                <w:sz w:val="22"/>
                <w:szCs w:val="22"/>
              </w:rPr>
            </w:pPr>
          </w:p>
        </w:tc>
        <w:tc>
          <w:tcPr>
            <w:tcW w:w="1647" w:type="dxa"/>
            <w:tcBorders>
              <w:top w:val="single" w:sz="4" w:space="0" w:color="000000"/>
              <w:bottom w:val="single" w:sz="4" w:space="0" w:color="000000"/>
            </w:tcBorders>
            <w:tcMar>
              <w:top w:w="0" w:type="dxa"/>
              <w:left w:w="108" w:type="dxa"/>
              <w:bottom w:w="0" w:type="dxa"/>
              <w:right w:w="108" w:type="dxa"/>
            </w:tcMar>
            <w:hideMark/>
          </w:tcPr>
          <w:p w14:paraId="163F1C92" w14:textId="77777777" w:rsidR="000546ED" w:rsidRPr="00764A14" w:rsidRDefault="000546ED" w:rsidP="00F86714">
            <w:pPr>
              <w:spacing w:before="40" w:after="40"/>
              <w:jc w:val="center"/>
            </w:pPr>
            <w:r w:rsidRPr="00764A14">
              <w:rPr>
                <w:color w:val="000000"/>
              </w:rPr>
              <w:t>Component</w:t>
            </w:r>
          </w:p>
        </w:tc>
        <w:tc>
          <w:tcPr>
            <w:tcW w:w="1412" w:type="dxa"/>
            <w:tcBorders>
              <w:top w:val="single" w:sz="4" w:space="0" w:color="000000"/>
              <w:bottom w:val="single" w:sz="4" w:space="0" w:color="000000"/>
            </w:tcBorders>
            <w:tcMar>
              <w:top w:w="0" w:type="dxa"/>
              <w:left w:w="108" w:type="dxa"/>
              <w:bottom w:w="0" w:type="dxa"/>
              <w:right w:w="108" w:type="dxa"/>
            </w:tcMar>
            <w:hideMark/>
          </w:tcPr>
          <w:p w14:paraId="0E37C8E9" w14:textId="77777777" w:rsidR="000546ED" w:rsidRPr="00764A14" w:rsidRDefault="000546ED" w:rsidP="00F86714">
            <w:pPr>
              <w:spacing w:before="40" w:after="40"/>
              <w:jc w:val="center"/>
            </w:pPr>
            <w:r w:rsidRPr="00764A14">
              <w:rPr>
                <w:color w:val="000000"/>
              </w:rPr>
              <w:t xml:space="preserve">% </w:t>
            </w:r>
            <w:proofErr w:type="gramStart"/>
            <w:r w:rsidRPr="00764A14">
              <w:rPr>
                <w:color w:val="000000"/>
              </w:rPr>
              <w:t>of</w:t>
            </w:r>
            <w:proofErr w:type="gramEnd"/>
            <w:r w:rsidRPr="00764A14">
              <w:rPr>
                <w:color w:val="000000"/>
              </w:rPr>
              <w:t xml:space="preserve"> total</w:t>
            </w:r>
          </w:p>
        </w:tc>
        <w:tc>
          <w:tcPr>
            <w:tcW w:w="1882" w:type="dxa"/>
            <w:tcBorders>
              <w:top w:val="single" w:sz="4" w:space="0" w:color="000000"/>
              <w:bottom w:val="single" w:sz="4" w:space="0" w:color="000000"/>
            </w:tcBorders>
            <w:tcMar>
              <w:top w:w="0" w:type="dxa"/>
              <w:left w:w="108" w:type="dxa"/>
              <w:bottom w:w="0" w:type="dxa"/>
              <w:right w:w="108" w:type="dxa"/>
            </w:tcMar>
            <w:hideMark/>
          </w:tcPr>
          <w:p w14:paraId="0D234B25" w14:textId="77777777" w:rsidR="000546ED" w:rsidRPr="00764A14" w:rsidRDefault="000546ED" w:rsidP="00F86714">
            <w:pPr>
              <w:spacing w:before="40" w:after="40"/>
              <w:jc w:val="center"/>
            </w:pPr>
            <w:r w:rsidRPr="00764A14">
              <w:rPr>
                <w:color w:val="000000"/>
              </w:rPr>
              <w:t>Component</w:t>
            </w:r>
          </w:p>
        </w:tc>
        <w:tc>
          <w:tcPr>
            <w:tcW w:w="1412" w:type="dxa"/>
            <w:tcBorders>
              <w:top w:val="single" w:sz="4" w:space="0" w:color="000000"/>
              <w:bottom w:val="single" w:sz="4" w:space="0" w:color="000000"/>
            </w:tcBorders>
            <w:tcMar>
              <w:top w:w="0" w:type="dxa"/>
              <w:left w:w="108" w:type="dxa"/>
              <w:bottom w:w="0" w:type="dxa"/>
              <w:right w:w="108" w:type="dxa"/>
            </w:tcMar>
            <w:hideMark/>
          </w:tcPr>
          <w:p w14:paraId="1E067C45" w14:textId="77777777" w:rsidR="000546ED" w:rsidRPr="00764A14" w:rsidRDefault="000546ED" w:rsidP="00F86714">
            <w:pPr>
              <w:spacing w:before="40" w:after="40"/>
              <w:jc w:val="center"/>
            </w:pPr>
            <w:r w:rsidRPr="00764A14">
              <w:rPr>
                <w:color w:val="000000"/>
              </w:rPr>
              <w:t xml:space="preserve">% </w:t>
            </w:r>
            <w:proofErr w:type="gramStart"/>
            <w:r w:rsidRPr="00764A14">
              <w:rPr>
                <w:color w:val="000000"/>
              </w:rPr>
              <w:t>of</w:t>
            </w:r>
            <w:proofErr w:type="gramEnd"/>
            <w:r w:rsidRPr="00764A14">
              <w:rPr>
                <w:color w:val="000000"/>
              </w:rPr>
              <w:t xml:space="preserve"> total</w:t>
            </w:r>
          </w:p>
        </w:tc>
      </w:tr>
      <w:tr w:rsidR="000546ED" w:rsidRPr="00764A14" w14:paraId="02CF64CF" w14:textId="77777777" w:rsidTr="00764A14">
        <w:trPr>
          <w:trHeight w:hRule="exact" w:val="288"/>
        </w:trPr>
        <w:tc>
          <w:tcPr>
            <w:tcW w:w="9413" w:type="dxa"/>
            <w:gridSpan w:val="5"/>
            <w:tcBorders>
              <w:top w:val="single" w:sz="4" w:space="0" w:color="000000"/>
            </w:tcBorders>
            <w:tcMar>
              <w:top w:w="0" w:type="dxa"/>
              <w:left w:w="108" w:type="dxa"/>
              <w:bottom w:w="0" w:type="dxa"/>
              <w:right w:w="108" w:type="dxa"/>
            </w:tcMar>
            <w:hideMark/>
          </w:tcPr>
          <w:p w14:paraId="432BCFCB" w14:textId="3EA84BBF" w:rsidR="000546ED" w:rsidRPr="00764A14" w:rsidRDefault="000546ED" w:rsidP="00F86714">
            <w:r w:rsidRPr="00764A14">
              <w:rPr>
                <w:color w:val="000000"/>
              </w:rPr>
              <w:t>D2: pure coefficient</w:t>
            </w:r>
          </w:p>
        </w:tc>
      </w:tr>
      <w:tr w:rsidR="000546ED" w:rsidRPr="00764A14" w14:paraId="3921741C" w14:textId="77777777" w:rsidTr="00764A14">
        <w:trPr>
          <w:trHeight w:hRule="exact" w:val="288"/>
        </w:trPr>
        <w:tc>
          <w:tcPr>
            <w:tcW w:w="3060" w:type="dxa"/>
            <w:tcMar>
              <w:top w:w="0" w:type="dxa"/>
              <w:left w:w="108" w:type="dxa"/>
              <w:bottom w:w="0" w:type="dxa"/>
              <w:right w:w="108" w:type="dxa"/>
            </w:tcMar>
            <w:hideMark/>
          </w:tcPr>
          <w:p w14:paraId="695B064E" w14:textId="379AE4AE" w:rsidR="000546ED" w:rsidRPr="00764A14" w:rsidRDefault="000546ED" w:rsidP="00F86714">
            <w:pPr>
              <w:spacing w:before="40" w:after="40"/>
            </w:pPr>
            <w:r w:rsidRPr="00764A14">
              <w:rPr>
                <w:color w:val="000000"/>
              </w:rPr>
              <w:t>  Less Than BA/BS</w:t>
            </w:r>
          </w:p>
        </w:tc>
        <w:tc>
          <w:tcPr>
            <w:tcW w:w="1647" w:type="dxa"/>
            <w:tcMar>
              <w:top w:w="0" w:type="dxa"/>
              <w:left w:w="108" w:type="dxa"/>
              <w:bottom w:w="0" w:type="dxa"/>
              <w:right w:w="108" w:type="dxa"/>
            </w:tcMar>
            <w:hideMark/>
          </w:tcPr>
          <w:p w14:paraId="640DC583" w14:textId="77777777" w:rsidR="000546ED" w:rsidRPr="00764A14" w:rsidRDefault="000546ED" w:rsidP="00F86714">
            <w:pPr>
              <w:spacing w:before="40" w:after="40"/>
              <w:jc w:val="center"/>
            </w:pPr>
            <w:r w:rsidRPr="00764A14">
              <w:rPr>
                <w:color w:val="000000"/>
              </w:rPr>
              <w:t>-0.006</w:t>
            </w:r>
          </w:p>
        </w:tc>
        <w:tc>
          <w:tcPr>
            <w:tcW w:w="1412" w:type="dxa"/>
            <w:tcMar>
              <w:top w:w="0" w:type="dxa"/>
              <w:left w:w="108" w:type="dxa"/>
              <w:bottom w:w="0" w:type="dxa"/>
              <w:right w:w="108" w:type="dxa"/>
            </w:tcMar>
            <w:hideMark/>
          </w:tcPr>
          <w:p w14:paraId="7F5F2800" w14:textId="77777777" w:rsidR="000546ED" w:rsidRPr="00764A14" w:rsidRDefault="000546ED" w:rsidP="00F86714">
            <w:pPr>
              <w:spacing w:before="40" w:after="40"/>
              <w:jc w:val="center"/>
            </w:pPr>
            <w:r w:rsidRPr="00764A14">
              <w:rPr>
                <w:color w:val="000000"/>
              </w:rPr>
              <w:t>-2.890</w:t>
            </w:r>
          </w:p>
        </w:tc>
        <w:tc>
          <w:tcPr>
            <w:tcW w:w="1882" w:type="dxa"/>
            <w:tcMar>
              <w:top w:w="0" w:type="dxa"/>
              <w:left w:w="108" w:type="dxa"/>
              <w:bottom w:w="0" w:type="dxa"/>
              <w:right w:w="108" w:type="dxa"/>
            </w:tcMar>
            <w:hideMark/>
          </w:tcPr>
          <w:p w14:paraId="008E7A0C" w14:textId="77777777" w:rsidR="000546ED" w:rsidRPr="00764A14" w:rsidRDefault="000546ED" w:rsidP="00F86714">
            <w:pPr>
              <w:spacing w:before="40" w:after="40"/>
              <w:jc w:val="center"/>
            </w:pPr>
            <w:r w:rsidRPr="00764A14">
              <w:rPr>
                <w:color w:val="000000"/>
              </w:rPr>
              <w:t>-0.006</w:t>
            </w:r>
          </w:p>
        </w:tc>
        <w:tc>
          <w:tcPr>
            <w:tcW w:w="1412" w:type="dxa"/>
            <w:tcMar>
              <w:top w:w="0" w:type="dxa"/>
              <w:left w:w="108" w:type="dxa"/>
              <w:bottom w:w="0" w:type="dxa"/>
              <w:right w:w="108" w:type="dxa"/>
            </w:tcMar>
            <w:hideMark/>
          </w:tcPr>
          <w:p w14:paraId="74ECBD27" w14:textId="77777777" w:rsidR="000546ED" w:rsidRPr="00764A14" w:rsidRDefault="000546ED" w:rsidP="00F86714">
            <w:pPr>
              <w:spacing w:before="40" w:after="40"/>
              <w:jc w:val="center"/>
            </w:pPr>
            <w:r w:rsidRPr="00764A14">
              <w:rPr>
                <w:color w:val="000000"/>
              </w:rPr>
              <w:t>-2.929</w:t>
            </w:r>
          </w:p>
        </w:tc>
      </w:tr>
      <w:tr w:rsidR="000546ED" w:rsidRPr="00764A14" w14:paraId="57BC3EC6" w14:textId="77777777" w:rsidTr="00764A14">
        <w:trPr>
          <w:trHeight w:hRule="exact" w:val="288"/>
        </w:trPr>
        <w:tc>
          <w:tcPr>
            <w:tcW w:w="3060" w:type="dxa"/>
            <w:tcMar>
              <w:top w:w="0" w:type="dxa"/>
              <w:left w:w="108" w:type="dxa"/>
              <w:bottom w:w="0" w:type="dxa"/>
              <w:right w:w="108" w:type="dxa"/>
            </w:tcMar>
            <w:hideMark/>
          </w:tcPr>
          <w:p w14:paraId="53702D9D" w14:textId="77777777" w:rsidR="000546ED" w:rsidRPr="00764A14" w:rsidRDefault="000546ED" w:rsidP="00F86714">
            <w:pPr>
              <w:spacing w:before="40" w:after="40"/>
            </w:pPr>
            <w:r w:rsidRPr="00764A14">
              <w:rPr>
                <w:color w:val="000000"/>
              </w:rPr>
              <w:t>  BA/BS Degree</w:t>
            </w:r>
          </w:p>
        </w:tc>
        <w:tc>
          <w:tcPr>
            <w:tcW w:w="1647" w:type="dxa"/>
            <w:tcMar>
              <w:top w:w="0" w:type="dxa"/>
              <w:left w:w="108" w:type="dxa"/>
              <w:bottom w:w="0" w:type="dxa"/>
              <w:right w:w="108" w:type="dxa"/>
            </w:tcMar>
            <w:hideMark/>
          </w:tcPr>
          <w:p w14:paraId="1192B8E7" w14:textId="77777777" w:rsidR="000546ED" w:rsidRPr="00764A14" w:rsidRDefault="000546ED" w:rsidP="00F86714">
            <w:pPr>
              <w:spacing w:before="40" w:after="40"/>
              <w:jc w:val="center"/>
            </w:pPr>
            <w:r w:rsidRPr="00764A14">
              <w:rPr>
                <w:color w:val="000000"/>
              </w:rPr>
              <w:t>0.005</w:t>
            </w:r>
          </w:p>
        </w:tc>
        <w:tc>
          <w:tcPr>
            <w:tcW w:w="1412" w:type="dxa"/>
            <w:tcMar>
              <w:top w:w="0" w:type="dxa"/>
              <w:left w:w="108" w:type="dxa"/>
              <w:bottom w:w="0" w:type="dxa"/>
              <w:right w:w="108" w:type="dxa"/>
            </w:tcMar>
            <w:hideMark/>
          </w:tcPr>
          <w:p w14:paraId="44CC39BA" w14:textId="77777777" w:rsidR="000546ED" w:rsidRPr="00764A14" w:rsidRDefault="000546ED" w:rsidP="00F86714">
            <w:pPr>
              <w:spacing w:before="40" w:after="40"/>
              <w:jc w:val="center"/>
            </w:pPr>
            <w:r w:rsidRPr="00764A14">
              <w:rPr>
                <w:color w:val="000000"/>
              </w:rPr>
              <w:t>2.851</w:t>
            </w:r>
          </w:p>
        </w:tc>
        <w:tc>
          <w:tcPr>
            <w:tcW w:w="1882" w:type="dxa"/>
            <w:tcMar>
              <w:top w:w="0" w:type="dxa"/>
              <w:left w:w="108" w:type="dxa"/>
              <w:bottom w:w="0" w:type="dxa"/>
              <w:right w:w="108" w:type="dxa"/>
            </w:tcMar>
            <w:hideMark/>
          </w:tcPr>
          <w:p w14:paraId="69CF7D2B" w14:textId="77777777" w:rsidR="000546ED" w:rsidRPr="00764A14" w:rsidRDefault="000546ED" w:rsidP="00F86714">
            <w:pPr>
              <w:spacing w:before="40" w:after="40"/>
              <w:jc w:val="center"/>
            </w:pPr>
            <w:r w:rsidRPr="00764A14">
              <w:rPr>
                <w:color w:val="000000"/>
              </w:rPr>
              <w:t>0.005</w:t>
            </w:r>
          </w:p>
        </w:tc>
        <w:tc>
          <w:tcPr>
            <w:tcW w:w="1412" w:type="dxa"/>
            <w:tcMar>
              <w:top w:w="0" w:type="dxa"/>
              <w:left w:w="108" w:type="dxa"/>
              <w:bottom w:w="0" w:type="dxa"/>
              <w:right w:w="108" w:type="dxa"/>
            </w:tcMar>
            <w:hideMark/>
          </w:tcPr>
          <w:p w14:paraId="5801CA57" w14:textId="77777777" w:rsidR="000546ED" w:rsidRPr="00764A14" w:rsidRDefault="000546ED" w:rsidP="00F86714">
            <w:pPr>
              <w:spacing w:before="40" w:after="40"/>
              <w:jc w:val="center"/>
            </w:pPr>
            <w:r w:rsidRPr="00764A14">
              <w:rPr>
                <w:color w:val="000000"/>
              </w:rPr>
              <w:t>2.823</w:t>
            </w:r>
          </w:p>
        </w:tc>
      </w:tr>
      <w:tr w:rsidR="000546ED" w:rsidRPr="00764A14" w14:paraId="45EC0C86" w14:textId="77777777" w:rsidTr="00764A14">
        <w:trPr>
          <w:trHeight w:hRule="exact" w:val="288"/>
        </w:trPr>
        <w:tc>
          <w:tcPr>
            <w:tcW w:w="3060" w:type="dxa"/>
            <w:tcMar>
              <w:top w:w="0" w:type="dxa"/>
              <w:left w:w="108" w:type="dxa"/>
              <w:bottom w:w="0" w:type="dxa"/>
              <w:right w:w="108" w:type="dxa"/>
            </w:tcMar>
            <w:hideMark/>
          </w:tcPr>
          <w:p w14:paraId="6BC12398" w14:textId="77777777" w:rsidR="000546ED" w:rsidRPr="00764A14" w:rsidRDefault="000546ED" w:rsidP="00F86714">
            <w:pPr>
              <w:spacing w:before="40" w:after="40"/>
            </w:pPr>
            <w:r w:rsidRPr="00764A14">
              <w:rPr>
                <w:color w:val="000000"/>
              </w:rPr>
              <w:t>  Graduate Degree</w:t>
            </w:r>
          </w:p>
        </w:tc>
        <w:tc>
          <w:tcPr>
            <w:tcW w:w="1647" w:type="dxa"/>
            <w:tcMar>
              <w:top w:w="0" w:type="dxa"/>
              <w:left w:w="108" w:type="dxa"/>
              <w:bottom w:w="0" w:type="dxa"/>
              <w:right w:w="108" w:type="dxa"/>
            </w:tcMar>
            <w:hideMark/>
          </w:tcPr>
          <w:p w14:paraId="6B7F6D1C" w14:textId="77777777" w:rsidR="000546ED" w:rsidRPr="00764A14" w:rsidRDefault="000546ED" w:rsidP="00F86714">
            <w:pPr>
              <w:spacing w:before="40" w:after="40"/>
              <w:jc w:val="center"/>
            </w:pPr>
            <w:r w:rsidRPr="00764A14">
              <w:rPr>
                <w:color w:val="000000"/>
              </w:rPr>
              <w:t>0.007</w:t>
            </w:r>
          </w:p>
        </w:tc>
        <w:tc>
          <w:tcPr>
            <w:tcW w:w="1412" w:type="dxa"/>
            <w:tcMar>
              <w:top w:w="0" w:type="dxa"/>
              <w:left w:w="108" w:type="dxa"/>
              <w:bottom w:w="0" w:type="dxa"/>
              <w:right w:w="108" w:type="dxa"/>
            </w:tcMar>
            <w:hideMark/>
          </w:tcPr>
          <w:p w14:paraId="1289C4C9" w14:textId="77777777" w:rsidR="000546ED" w:rsidRPr="00764A14" w:rsidRDefault="000546ED" w:rsidP="00F86714">
            <w:pPr>
              <w:spacing w:before="40" w:after="40"/>
              <w:jc w:val="center"/>
            </w:pPr>
            <w:r w:rsidRPr="00764A14">
              <w:rPr>
                <w:color w:val="000000"/>
              </w:rPr>
              <w:t>3.492</w:t>
            </w:r>
          </w:p>
        </w:tc>
        <w:tc>
          <w:tcPr>
            <w:tcW w:w="1882" w:type="dxa"/>
            <w:tcMar>
              <w:top w:w="0" w:type="dxa"/>
              <w:left w:w="108" w:type="dxa"/>
              <w:bottom w:w="0" w:type="dxa"/>
              <w:right w:w="108" w:type="dxa"/>
            </w:tcMar>
            <w:hideMark/>
          </w:tcPr>
          <w:p w14:paraId="4A4EFF01" w14:textId="77777777" w:rsidR="000546ED" w:rsidRPr="00764A14" w:rsidRDefault="000546ED" w:rsidP="00F86714"/>
        </w:tc>
        <w:tc>
          <w:tcPr>
            <w:tcW w:w="1412" w:type="dxa"/>
            <w:tcMar>
              <w:top w:w="0" w:type="dxa"/>
              <w:left w:w="108" w:type="dxa"/>
              <w:bottom w:w="0" w:type="dxa"/>
              <w:right w:w="108" w:type="dxa"/>
            </w:tcMar>
            <w:hideMark/>
          </w:tcPr>
          <w:p w14:paraId="539994BE" w14:textId="77777777" w:rsidR="000546ED" w:rsidRPr="00764A14" w:rsidRDefault="000546ED" w:rsidP="00F86714"/>
        </w:tc>
      </w:tr>
      <w:tr w:rsidR="000546ED" w:rsidRPr="00764A14" w14:paraId="52A3124B" w14:textId="77777777" w:rsidTr="00764A14">
        <w:trPr>
          <w:trHeight w:hRule="exact" w:val="288"/>
        </w:trPr>
        <w:tc>
          <w:tcPr>
            <w:tcW w:w="3060" w:type="dxa"/>
            <w:tcMar>
              <w:top w:w="0" w:type="dxa"/>
              <w:left w:w="108" w:type="dxa"/>
              <w:bottom w:w="0" w:type="dxa"/>
              <w:right w:w="108" w:type="dxa"/>
            </w:tcMar>
            <w:hideMark/>
          </w:tcPr>
          <w:p w14:paraId="0BA93FCF" w14:textId="77777777" w:rsidR="000546ED" w:rsidRPr="00764A14" w:rsidRDefault="000546ED" w:rsidP="00F86714">
            <w:pPr>
              <w:spacing w:before="40" w:after="40"/>
            </w:pPr>
            <w:r w:rsidRPr="00764A14">
              <w:rPr>
                <w:color w:val="000000"/>
              </w:rPr>
              <w:t xml:space="preserve">  </w:t>
            </w:r>
            <w:r w:rsidRPr="00764A14">
              <w:rPr>
                <w:i/>
                <w:iCs/>
                <w:color w:val="000000"/>
              </w:rPr>
              <w:t>Detailed:</w:t>
            </w:r>
            <w:r w:rsidRPr="00764A14">
              <w:rPr>
                <w:color w:val="000000"/>
              </w:rPr>
              <w:t xml:space="preserve"> </w:t>
            </w:r>
            <w:proofErr w:type="gramStart"/>
            <w:r w:rsidRPr="00764A14">
              <w:rPr>
                <w:color w:val="000000"/>
              </w:rPr>
              <w:t>Master Degree</w:t>
            </w:r>
            <w:proofErr w:type="gramEnd"/>
          </w:p>
        </w:tc>
        <w:tc>
          <w:tcPr>
            <w:tcW w:w="1647" w:type="dxa"/>
            <w:tcMar>
              <w:top w:w="0" w:type="dxa"/>
              <w:left w:w="108" w:type="dxa"/>
              <w:bottom w:w="0" w:type="dxa"/>
              <w:right w:w="108" w:type="dxa"/>
            </w:tcMar>
            <w:hideMark/>
          </w:tcPr>
          <w:p w14:paraId="7701947B" w14:textId="77777777" w:rsidR="000546ED" w:rsidRPr="00764A14" w:rsidRDefault="000546ED" w:rsidP="00F86714"/>
        </w:tc>
        <w:tc>
          <w:tcPr>
            <w:tcW w:w="1412" w:type="dxa"/>
            <w:tcMar>
              <w:top w:w="0" w:type="dxa"/>
              <w:left w:w="108" w:type="dxa"/>
              <w:bottom w:w="0" w:type="dxa"/>
              <w:right w:w="108" w:type="dxa"/>
            </w:tcMar>
            <w:hideMark/>
          </w:tcPr>
          <w:p w14:paraId="12AA19F0" w14:textId="77777777" w:rsidR="000546ED" w:rsidRPr="00764A14" w:rsidRDefault="000546ED" w:rsidP="00F86714"/>
        </w:tc>
        <w:tc>
          <w:tcPr>
            <w:tcW w:w="1882" w:type="dxa"/>
            <w:tcMar>
              <w:top w:w="0" w:type="dxa"/>
              <w:left w:w="108" w:type="dxa"/>
              <w:bottom w:w="0" w:type="dxa"/>
              <w:right w:w="108" w:type="dxa"/>
            </w:tcMar>
            <w:hideMark/>
          </w:tcPr>
          <w:p w14:paraId="22B1CB5B" w14:textId="77777777" w:rsidR="000546ED" w:rsidRPr="00764A14" w:rsidRDefault="000546ED" w:rsidP="00F86714">
            <w:pPr>
              <w:spacing w:before="40" w:after="40"/>
              <w:jc w:val="center"/>
            </w:pPr>
            <w:r w:rsidRPr="00764A14">
              <w:rPr>
                <w:color w:val="000000"/>
              </w:rPr>
              <w:t>0.000</w:t>
            </w:r>
          </w:p>
        </w:tc>
        <w:tc>
          <w:tcPr>
            <w:tcW w:w="1412" w:type="dxa"/>
            <w:tcMar>
              <w:top w:w="0" w:type="dxa"/>
              <w:left w:w="108" w:type="dxa"/>
              <w:bottom w:w="0" w:type="dxa"/>
              <w:right w:w="108" w:type="dxa"/>
            </w:tcMar>
            <w:hideMark/>
          </w:tcPr>
          <w:p w14:paraId="19D31A42" w14:textId="77777777" w:rsidR="000546ED" w:rsidRPr="00764A14" w:rsidRDefault="000546ED" w:rsidP="00F86714">
            <w:pPr>
              <w:spacing w:before="40" w:after="40"/>
              <w:jc w:val="center"/>
            </w:pPr>
            <w:r w:rsidRPr="00764A14">
              <w:rPr>
                <w:color w:val="000000"/>
              </w:rPr>
              <w:t>0.008</w:t>
            </w:r>
          </w:p>
        </w:tc>
      </w:tr>
      <w:tr w:rsidR="000546ED" w:rsidRPr="00764A14" w14:paraId="4A41C6CD" w14:textId="77777777" w:rsidTr="00764A14">
        <w:trPr>
          <w:trHeight w:hRule="exact" w:val="353"/>
        </w:trPr>
        <w:tc>
          <w:tcPr>
            <w:tcW w:w="3060" w:type="dxa"/>
            <w:tcBorders>
              <w:bottom w:val="single" w:sz="4" w:space="0" w:color="000000"/>
            </w:tcBorders>
            <w:tcMar>
              <w:top w:w="0" w:type="dxa"/>
              <w:left w:w="108" w:type="dxa"/>
              <w:bottom w:w="0" w:type="dxa"/>
              <w:right w:w="108" w:type="dxa"/>
            </w:tcMar>
            <w:hideMark/>
          </w:tcPr>
          <w:p w14:paraId="5501A98D" w14:textId="77777777" w:rsidR="000546ED" w:rsidRPr="00764A14" w:rsidRDefault="000546ED" w:rsidP="00F86714">
            <w:pPr>
              <w:spacing w:before="40" w:after="40"/>
            </w:pPr>
            <w:r w:rsidRPr="00764A14">
              <w:rPr>
                <w:color w:val="000000"/>
              </w:rPr>
              <w:lastRenderedPageBreak/>
              <w:t xml:space="preserve">  </w:t>
            </w:r>
            <w:r w:rsidRPr="00764A14">
              <w:rPr>
                <w:i/>
                <w:iCs/>
                <w:color w:val="000000"/>
              </w:rPr>
              <w:t>Detailed:</w:t>
            </w:r>
            <w:r w:rsidRPr="00764A14">
              <w:rPr>
                <w:color w:val="000000"/>
              </w:rPr>
              <w:t xml:space="preserve"> Higher Prof/Doc </w:t>
            </w:r>
          </w:p>
        </w:tc>
        <w:tc>
          <w:tcPr>
            <w:tcW w:w="1647" w:type="dxa"/>
            <w:tcBorders>
              <w:bottom w:val="single" w:sz="4" w:space="0" w:color="000000"/>
            </w:tcBorders>
            <w:tcMar>
              <w:top w:w="0" w:type="dxa"/>
              <w:left w:w="108" w:type="dxa"/>
              <w:bottom w:w="0" w:type="dxa"/>
              <w:right w:w="108" w:type="dxa"/>
            </w:tcMar>
            <w:hideMark/>
          </w:tcPr>
          <w:p w14:paraId="3BD26C0D" w14:textId="77777777" w:rsidR="000546ED" w:rsidRPr="00764A14" w:rsidRDefault="000546ED" w:rsidP="00F86714"/>
        </w:tc>
        <w:tc>
          <w:tcPr>
            <w:tcW w:w="1412" w:type="dxa"/>
            <w:tcBorders>
              <w:bottom w:val="single" w:sz="4" w:space="0" w:color="000000"/>
            </w:tcBorders>
            <w:tcMar>
              <w:top w:w="0" w:type="dxa"/>
              <w:left w:w="108" w:type="dxa"/>
              <w:bottom w:w="0" w:type="dxa"/>
              <w:right w:w="108" w:type="dxa"/>
            </w:tcMar>
            <w:hideMark/>
          </w:tcPr>
          <w:p w14:paraId="128802CC" w14:textId="77777777" w:rsidR="000546ED" w:rsidRPr="00764A14" w:rsidRDefault="000546ED" w:rsidP="00F86714"/>
        </w:tc>
        <w:tc>
          <w:tcPr>
            <w:tcW w:w="1882" w:type="dxa"/>
            <w:tcBorders>
              <w:bottom w:val="single" w:sz="4" w:space="0" w:color="000000"/>
            </w:tcBorders>
            <w:tcMar>
              <w:top w:w="0" w:type="dxa"/>
              <w:left w:w="108" w:type="dxa"/>
              <w:bottom w:w="0" w:type="dxa"/>
              <w:right w:w="108" w:type="dxa"/>
            </w:tcMar>
            <w:hideMark/>
          </w:tcPr>
          <w:p w14:paraId="06DFF7F2" w14:textId="77777777" w:rsidR="000546ED" w:rsidRPr="00764A14" w:rsidRDefault="000546ED" w:rsidP="00F86714">
            <w:pPr>
              <w:spacing w:before="40" w:after="40"/>
              <w:jc w:val="center"/>
            </w:pPr>
            <w:r w:rsidRPr="00764A14">
              <w:rPr>
                <w:color w:val="000000"/>
              </w:rPr>
              <w:t>0.007</w:t>
            </w:r>
          </w:p>
        </w:tc>
        <w:tc>
          <w:tcPr>
            <w:tcW w:w="1412" w:type="dxa"/>
            <w:tcBorders>
              <w:bottom w:val="single" w:sz="4" w:space="0" w:color="000000"/>
            </w:tcBorders>
            <w:tcMar>
              <w:top w:w="0" w:type="dxa"/>
              <w:left w:w="108" w:type="dxa"/>
              <w:bottom w:w="0" w:type="dxa"/>
              <w:right w:w="108" w:type="dxa"/>
            </w:tcMar>
            <w:hideMark/>
          </w:tcPr>
          <w:p w14:paraId="5937BC5B" w14:textId="77777777" w:rsidR="000546ED" w:rsidRPr="00764A14" w:rsidRDefault="000546ED" w:rsidP="00F86714">
            <w:pPr>
              <w:spacing w:before="40" w:after="40"/>
              <w:jc w:val="center"/>
            </w:pPr>
            <w:r w:rsidRPr="00764A14">
              <w:rPr>
                <w:color w:val="000000"/>
              </w:rPr>
              <w:t>3.689</w:t>
            </w:r>
          </w:p>
        </w:tc>
      </w:tr>
      <w:tr w:rsidR="000546ED" w:rsidRPr="00764A14" w14:paraId="06B38286" w14:textId="77777777" w:rsidTr="00764A14">
        <w:trPr>
          <w:trHeight w:hRule="exact" w:val="288"/>
        </w:trPr>
        <w:tc>
          <w:tcPr>
            <w:tcW w:w="9413" w:type="dxa"/>
            <w:gridSpan w:val="5"/>
            <w:tcBorders>
              <w:top w:val="single" w:sz="4" w:space="0" w:color="000000"/>
            </w:tcBorders>
            <w:tcMar>
              <w:top w:w="0" w:type="dxa"/>
              <w:left w:w="108" w:type="dxa"/>
              <w:bottom w:w="0" w:type="dxa"/>
              <w:right w:w="108" w:type="dxa"/>
            </w:tcMar>
            <w:hideMark/>
          </w:tcPr>
          <w:p w14:paraId="587474D9" w14:textId="596EA498" w:rsidR="000546ED" w:rsidRPr="00764A14" w:rsidRDefault="000546ED" w:rsidP="00F86714">
            <w:r w:rsidRPr="00764A14">
              <w:rPr>
                <w:color w:val="000000"/>
              </w:rPr>
              <w:t xml:space="preserve">D4: pure endowment </w:t>
            </w:r>
          </w:p>
        </w:tc>
      </w:tr>
      <w:tr w:rsidR="000546ED" w:rsidRPr="00764A14" w14:paraId="2ABBEA9B" w14:textId="77777777" w:rsidTr="00764A14">
        <w:trPr>
          <w:trHeight w:hRule="exact" w:val="288"/>
        </w:trPr>
        <w:tc>
          <w:tcPr>
            <w:tcW w:w="3060" w:type="dxa"/>
            <w:tcMar>
              <w:top w:w="0" w:type="dxa"/>
              <w:left w:w="108" w:type="dxa"/>
              <w:bottom w:w="0" w:type="dxa"/>
              <w:right w:w="108" w:type="dxa"/>
            </w:tcMar>
            <w:hideMark/>
          </w:tcPr>
          <w:p w14:paraId="2FA3126B" w14:textId="5C74B6DC" w:rsidR="000546ED" w:rsidRPr="00764A14" w:rsidRDefault="000546ED" w:rsidP="00F86714">
            <w:pPr>
              <w:spacing w:before="40" w:after="40"/>
            </w:pPr>
            <w:r w:rsidRPr="00764A14">
              <w:rPr>
                <w:color w:val="000000"/>
              </w:rPr>
              <w:t>  Less Than BA/BS</w:t>
            </w:r>
          </w:p>
        </w:tc>
        <w:tc>
          <w:tcPr>
            <w:tcW w:w="1647" w:type="dxa"/>
            <w:tcMar>
              <w:top w:w="0" w:type="dxa"/>
              <w:left w:w="108" w:type="dxa"/>
              <w:bottom w:w="0" w:type="dxa"/>
              <w:right w:w="108" w:type="dxa"/>
            </w:tcMar>
            <w:hideMark/>
          </w:tcPr>
          <w:p w14:paraId="1E064E24" w14:textId="77777777" w:rsidR="000546ED" w:rsidRPr="00764A14" w:rsidRDefault="000546ED" w:rsidP="00F86714">
            <w:pPr>
              <w:spacing w:before="40" w:after="40"/>
              <w:jc w:val="center"/>
            </w:pPr>
            <w:r w:rsidRPr="00764A14">
              <w:rPr>
                <w:color w:val="000000"/>
              </w:rPr>
              <w:t>0.006</w:t>
            </w:r>
          </w:p>
        </w:tc>
        <w:tc>
          <w:tcPr>
            <w:tcW w:w="1412" w:type="dxa"/>
            <w:tcMar>
              <w:top w:w="0" w:type="dxa"/>
              <w:left w:w="108" w:type="dxa"/>
              <w:bottom w:w="0" w:type="dxa"/>
              <w:right w:w="108" w:type="dxa"/>
            </w:tcMar>
            <w:hideMark/>
          </w:tcPr>
          <w:p w14:paraId="72F0888D" w14:textId="77777777" w:rsidR="000546ED" w:rsidRPr="00764A14" w:rsidRDefault="000546ED" w:rsidP="00F86714">
            <w:pPr>
              <w:spacing w:before="40" w:after="40"/>
              <w:jc w:val="center"/>
            </w:pPr>
            <w:r w:rsidRPr="00764A14">
              <w:rPr>
                <w:color w:val="000000"/>
              </w:rPr>
              <w:t>3.182</w:t>
            </w:r>
          </w:p>
        </w:tc>
        <w:tc>
          <w:tcPr>
            <w:tcW w:w="1882" w:type="dxa"/>
            <w:tcMar>
              <w:top w:w="0" w:type="dxa"/>
              <w:left w:w="108" w:type="dxa"/>
              <w:bottom w:w="0" w:type="dxa"/>
              <w:right w:w="108" w:type="dxa"/>
            </w:tcMar>
            <w:hideMark/>
          </w:tcPr>
          <w:p w14:paraId="10B38263" w14:textId="77777777" w:rsidR="000546ED" w:rsidRPr="00764A14" w:rsidRDefault="000546ED" w:rsidP="00F86714">
            <w:pPr>
              <w:spacing w:before="40" w:after="40"/>
              <w:jc w:val="center"/>
            </w:pPr>
            <w:r w:rsidRPr="00764A14">
              <w:rPr>
                <w:color w:val="000000"/>
              </w:rPr>
              <w:t>0.006</w:t>
            </w:r>
          </w:p>
        </w:tc>
        <w:tc>
          <w:tcPr>
            <w:tcW w:w="1412" w:type="dxa"/>
            <w:tcMar>
              <w:top w:w="0" w:type="dxa"/>
              <w:left w:w="108" w:type="dxa"/>
              <w:bottom w:w="0" w:type="dxa"/>
              <w:right w:w="108" w:type="dxa"/>
            </w:tcMar>
            <w:hideMark/>
          </w:tcPr>
          <w:p w14:paraId="519DB880" w14:textId="77777777" w:rsidR="000546ED" w:rsidRPr="00764A14" w:rsidRDefault="000546ED" w:rsidP="00F86714">
            <w:pPr>
              <w:spacing w:before="40" w:after="40"/>
              <w:jc w:val="center"/>
            </w:pPr>
            <w:r w:rsidRPr="00764A14">
              <w:rPr>
                <w:color w:val="000000"/>
              </w:rPr>
              <w:t>3.183</w:t>
            </w:r>
          </w:p>
        </w:tc>
      </w:tr>
      <w:tr w:rsidR="000546ED" w:rsidRPr="00764A14" w14:paraId="3DC075E7" w14:textId="77777777" w:rsidTr="00764A14">
        <w:trPr>
          <w:trHeight w:hRule="exact" w:val="288"/>
        </w:trPr>
        <w:tc>
          <w:tcPr>
            <w:tcW w:w="3060" w:type="dxa"/>
            <w:tcMar>
              <w:top w:w="0" w:type="dxa"/>
              <w:left w:w="108" w:type="dxa"/>
              <w:bottom w:w="0" w:type="dxa"/>
              <w:right w:w="108" w:type="dxa"/>
            </w:tcMar>
            <w:hideMark/>
          </w:tcPr>
          <w:p w14:paraId="06240990" w14:textId="77777777" w:rsidR="000546ED" w:rsidRPr="00764A14" w:rsidRDefault="000546ED" w:rsidP="00F86714">
            <w:pPr>
              <w:spacing w:before="40" w:after="40"/>
            </w:pPr>
            <w:r w:rsidRPr="00764A14">
              <w:rPr>
                <w:color w:val="000000"/>
              </w:rPr>
              <w:t>  BA/BS Degree</w:t>
            </w:r>
          </w:p>
        </w:tc>
        <w:tc>
          <w:tcPr>
            <w:tcW w:w="1647" w:type="dxa"/>
            <w:tcMar>
              <w:top w:w="0" w:type="dxa"/>
              <w:left w:w="108" w:type="dxa"/>
              <w:bottom w:w="0" w:type="dxa"/>
              <w:right w:w="108" w:type="dxa"/>
            </w:tcMar>
            <w:hideMark/>
          </w:tcPr>
          <w:p w14:paraId="2F8F9734" w14:textId="77777777" w:rsidR="000546ED" w:rsidRPr="00764A14" w:rsidRDefault="000546ED" w:rsidP="00F86714">
            <w:pPr>
              <w:spacing w:before="40" w:after="40"/>
              <w:jc w:val="center"/>
            </w:pPr>
            <w:r w:rsidRPr="00764A14">
              <w:rPr>
                <w:color w:val="000000"/>
              </w:rPr>
              <w:t>-0.008</w:t>
            </w:r>
          </w:p>
        </w:tc>
        <w:tc>
          <w:tcPr>
            <w:tcW w:w="1412" w:type="dxa"/>
            <w:tcMar>
              <w:top w:w="0" w:type="dxa"/>
              <w:left w:w="108" w:type="dxa"/>
              <w:bottom w:w="0" w:type="dxa"/>
              <w:right w:w="108" w:type="dxa"/>
            </w:tcMar>
            <w:hideMark/>
          </w:tcPr>
          <w:p w14:paraId="32A88114" w14:textId="77777777" w:rsidR="000546ED" w:rsidRPr="00764A14" w:rsidRDefault="000546ED" w:rsidP="00F86714">
            <w:pPr>
              <w:spacing w:before="40" w:after="40"/>
              <w:jc w:val="center"/>
            </w:pPr>
            <w:r w:rsidRPr="00764A14">
              <w:rPr>
                <w:color w:val="000000"/>
              </w:rPr>
              <w:t>-4.252</w:t>
            </w:r>
          </w:p>
        </w:tc>
        <w:tc>
          <w:tcPr>
            <w:tcW w:w="1882" w:type="dxa"/>
            <w:tcMar>
              <w:top w:w="0" w:type="dxa"/>
              <w:left w:w="108" w:type="dxa"/>
              <w:bottom w:w="0" w:type="dxa"/>
              <w:right w:w="108" w:type="dxa"/>
            </w:tcMar>
            <w:hideMark/>
          </w:tcPr>
          <w:p w14:paraId="056CB848" w14:textId="77777777" w:rsidR="000546ED" w:rsidRPr="00764A14" w:rsidRDefault="000546ED" w:rsidP="00F86714">
            <w:pPr>
              <w:spacing w:before="40" w:after="40"/>
              <w:jc w:val="center"/>
            </w:pPr>
            <w:r w:rsidRPr="00764A14">
              <w:rPr>
                <w:color w:val="000000"/>
              </w:rPr>
              <w:t>-0.008</w:t>
            </w:r>
          </w:p>
        </w:tc>
        <w:tc>
          <w:tcPr>
            <w:tcW w:w="1412" w:type="dxa"/>
            <w:tcMar>
              <w:top w:w="0" w:type="dxa"/>
              <w:left w:w="108" w:type="dxa"/>
              <w:bottom w:w="0" w:type="dxa"/>
              <w:right w:w="108" w:type="dxa"/>
            </w:tcMar>
            <w:hideMark/>
          </w:tcPr>
          <w:p w14:paraId="36E657BB" w14:textId="77777777" w:rsidR="000546ED" w:rsidRPr="00764A14" w:rsidRDefault="000546ED" w:rsidP="00F86714">
            <w:pPr>
              <w:spacing w:before="40" w:after="40"/>
              <w:jc w:val="center"/>
            </w:pPr>
            <w:r w:rsidRPr="00764A14">
              <w:rPr>
                <w:color w:val="000000"/>
              </w:rPr>
              <w:t>-4.262</w:t>
            </w:r>
          </w:p>
        </w:tc>
      </w:tr>
      <w:tr w:rsidR="000546ED" w:rsidRPr="00764A14" w14:paraId="67F91B8A" w14:textId="77777777" w:rsidTr="00764A14">
        <w:trPr>
          <w:trHeight w:hRule="exact" w:val="288"/>
        </w:trPr>
        <w:tc>
          <w:tcPr>
            <w:tcW w:w="3060" w:type="dxa"/>
            <w:tcMar>
              <w:top w:w="0" w:type="dxa"/>
              <w:left w:w="108" w:type="dxa"/>
              <w:bottom w:w="0" w:type="dxa"/>
              <w:right w:w="108" w:type="dxa"/>
            </w:tcMar>
            <w:hideMark/>
          </w:tcPr>
          <w:p w14:paraId="1B77F803" w14:textId="77777777" w:rsidR="000546ED" w:rsidRPr="00764A14" w:rsidRDefault="000546ED" w:rsidP="00F86714">
            <w:pPr>
              <w:spacing w:before="40" w:after="40"/>
            </w:pPr>
            <w:r w:rsidRPr="00764A14">
              <w:rPr>
                <w:color w:val="000000"/>
              </w:rPr>
              <w:t>  Graduate Degree</w:t>
            </w:r>
          </w:p>
        </w:tc>
        <w:tc>
          <w:tcPr>
            <w:tcW w:w="1647" w:type="dxa"/>
            <w:tcMar>
              <w:top w:w="0" w:type="dxa"/>
              <w:left w:w="108" w:type="dxa"/>
              <w:bottom w:w="0" w:type="dxa"/>
              <w:right w:w="108" w:type="dxa"/>
            </w:tcMar>
            <w:hideMark/>
          </w:tcPr>
          <w:p w14:paraId="64723D71" w14:textId="77777777" w:rsidR="000546ED" w:rsidRPr="00764A14" w:rsidRDefault="000546ED" w:rsidP="00F86714">
            <w:pPr>
              <w:spacing w:before="40" w:after="40"/>
              <w:jc w:val="center"/>
            </w:pPr>
            <w:r w:rsidRPr="00764A14">
              <w:rPr>
                <w:color w:val="000000"/>
              </w:rPr>
              <w:t>0.038</w:t>
            </w:r>
          </w:p>
        </w:tc>
        <w:tc>
          <w:tcPr>
            <w:tcW w:w="1412" w:type="dxa"/>
            <w:tcMar>
              <w:top w:w="0" w:type="dxa"/>
              <w:left w:w="108" w:type="dxa"/>
              <w:bottom w:w="0" w:type="dxa"/>
              <w:right w:w="108" w:type="dxa"/>
            </w:tcMar>
            <w:hideMark/>
          </w:tcPr>
          <w:p w14:paraId="0DABF44A" w14:textId="77777777" w:rsidR="000546ED" w:rsidRPr="00764A14" w:rsidRDefault="000546ED" w:rsidP="00F86714">
            <w:pPr>
              <w:spacing w:before="40" w:after="40"/>
              <w:jc w:val="center"/>
            </w:pPr>
            <w:r w:rsidRPr="00764A14">
              <w:rPr>
                <w:color w:val="000000"/>
              </w:rPr>
              <w:t>20.153</w:t>
            </w:r>
          </w:p>
        </w:tc>
        <w:tc>
          <w:tcPr>
            <w:tcW w:w="1882" w:type="dxa"/>
            <w:tcMar>
              <w:top w:w="0" w:type="dxa"/>
              <w:left w:w="108" w:type="dxa"/>
              <w:bottom w:w="0" w:type="dxa"/>
              <w:right w:w="108" w:type="dxa"/>
            </w:tcMar>
            <w:hideMark/>
          </w:tcPr>
          <w:p w14:paraId="18C7855D" w14:textId="77777777" w:rsidR="000546ED" w:rsidRPr="00764A14" w:rsidRDefault="000546ED" w:rsidP="00F86714"/>
        </w:tc>
        <w:tc>
          <w:tcPr>
            <w:tcW w:w="1412" w:type="dxa"/>
            <w:tcMar>
              <w:top w:w="0" w:type="dxa"/>
              <w:left w:w="108" w:type="dxa"/>
              <w:bottom w:w="0" w:type="dxa"/>
              <w:right w:w="108" w:type="dxa"/>
            </w:tcMar>
            <w:hideMark/>
          </w:tcPr>
          <w:p w14:paraId="39540964" w14:textId="77777777" w:rsidR="000546ED" w:rsidRPr="00764A14" w:rsidRDefault="000546ED" w:rsidP="00F86714"/>
        </w:tc>
      </w:tr>
      <w:tr w:rsidR="000546ED" w:rsidRPr="00764A14" w14:paraId="01F86039" w14:textId="77777777" w:rsidTr="00764A14">
        <w:trPr>
          <w:trHeight w:hRule="exact" w:val="288"/>
        </w:trPr>
        <w:tc>
          <w:tcPr>
            <w:tcW w:w="3060" w:type="dxa"/>
            <w:tcMar>
              <w:top w:w="0" w:type="dxa"/>
              <w:left w:w="108" w:type="dxa"/>
              <w:bottom w:w="0" w:type="dxa"/>
              <w:right w:w="108" w:type="dxa"/>
            </w:tcMar>
            <w:hideMark/>
          </w:tcPr>
          <w:p w14:paraId="5AA271A5" w14:textId="77777777" w:rsidR="000546ED" w:rsidRPr="00764A14" w:rsidRDefault="000546ED" w:rsidP="00F86714">
            <w:pPr>
              <w:spacing w:before="40" w:after="40"/>
            </w:pPr>
            <w:r w:rsidRPr="00764A14">
              <w:rPr>
                <w:color w:val="000000"/>
              </w:rPr>
              <w:t xml:space="preserve">  </w:t>
            </w:r>
            <w:r w:rsidRPr="00764A14">
              <w:rPr>
                <w:i/>
                <w:iCs/>
                <w:color w:val="000000"/>
              </w:rPr>
              <w:t>Detailed:</w:t>
            </w:r>
            <w:r w:rsidRPr="00764A14">
              <w:rPr>
                <w:color w:val="000000"/>
              </w:rPr>
              <w:t xml:space="preserve"> </w:t>
            </w:r>
            <w:proofErr w:type="gramStart"/>
            <w:r w:rsidRPr="00764A14">
              <w:rPr>
                <w:color w:val="000000"/>
              </w:rPr>
              <w:t>Master Degree</w:t>
            </w:r>
            <w:proofErr w:type="gramEnd"/>
          </w:p>
        </w:tc>
        <w:tc>
          <w:tcPr>
            <w:tcW w:w="1647" w:type="dxa"/>
            <w:tcMar>
              <w:top w:w="0" w:type="dxa"/>
              <w:left w:w="108" w:type="dxa"/>
              <w:bottom w:w="0" w:type="dxa"/>
              <w:right w:w="108" w:type="dxa"/>
            </w:tcMar>
            <w:hideMark/>
          </w:tcPr>
          <w:p w14:paraId="24EEB217" w14:textId="77777777" w:rsidR="000546ED" w:rsidRPr="00764A14" w:rsidRDefault="000546ED" w:rsidP="00F86714"/>
        </w:tc>
        <w:tc>
          <w:tcPr>
            <w:tcW w:w="1412" w:type="dxa"/>
            <w:tcMar>
              <w:top w:w="0" w:type="dxa"/>
              <w:left w:w="108" w:type="dxa"/>
              <w:bottom w:w="0" w:type="dxa"/>
              <w:right w:w="108" w:type="dxa"/>
            </w:tcMar>
            <w:hideMark/>
          </w:tcPr>
          <w:p w14:paraId="7432EC73" w14:textId="77777777" w:rsidR="000546ED" w:rsidRPr="00764A14" w:rsidRDefault="000546ED" w:rsidP="00F86714"/>
        </w:tc>
        <w:tc>
          <w:tcPr>
            <w:tcW w:w="1882" w:type="dxa"/>
            <w:tcMar>
              <w:top w:w="0" w:type="dxa"/>
              <w:left w:w="108" w:type="dxa"/>
              <w:bottom w:w="0" w:type="dxa"/>
              <w:right w:w="108" w:type="dxa"/>
            </w:tcMar>
            <w:hideMark/>
          </w:tcPr>
          <w:p w14:paraId="60A5FEA6" w14:textId="77777777" w:rsidR="000546ED" w:rsidRPr="00764A14" w:rsidRDefault="000546ED" w:rsidP="00F86714">
            <w:pPr>
              <w:spacing w:before="40" w:after="40"/>
              <w:jc w:val="center"/>
            </w:pPr>
            <w:r w:rsidRPr="00764A14">
              <w:rPr>
                <w:color w:val="000000"/>
              </w:rPr>
              <w:t>0.022</w:t>
            </w:r>
          </w:p>
        </w:tc>
        <w:tc>
          <w:tcPr>
            <w:tcW w:w="1412" w:type="dxa"/>
            <w:tcMar>
              <w:top w:w="0" w:type="dxa"/>
              <w:left w:w="108" w:type="dxa"/>
              <w:bottom w:w="0" w:type="dxa"/>
              <w:right w:w="108" w:type="dxa"/>
            </w:tcMar>
            <w:hideMark/>
          </w:tcPr>
          <w:p w14:paraId="5B26FE58" w14:textId="77777777" w:rsidR="000546ED" w:rsidRPr="00764A14" w:rsidRDefault="000546ED" w:rsidP="00F86714">
            <w:pPr>
              <w:spacing w:before="40" w:after="40"/>
              <w:jc w:val="center"/>
            </w:pPr>
            <w:r w:rsidRPr="00764A14">
              <w:rPr>
                <w:color w:val="000000"/>
              </w:rPr>
              <w:t>11.355</w:t>
            </w:r>
          </w:p>
        </w:tc>
      </w:tr>
      <w:tr w:rsidR="000546ED" w:rsidRPr="00764A14" w14:paraId="47BA9389" w14:textId="77777777" w:rsidTr="00764A14">
        <w:trPr>
          <w:trHeight w:hRule="exact" w:val="360"/>
        </w:trPr>
        <w:tc>
          <w:tcPr>
            <w:tcW w:w="3060" w:type="dxa"/>
            <w:tcBorders>
              <w:bottom w:val="single" w:sz="4" w:space="0" w:color="000000"/>
            </w:tcBorders>
            <w:tcMar>
              <w:top w:w="0" w:type="dxa"/>
              <w:left w:w="108" w:type="dxa"/>
              <w:bottom w:w="0" w:type="dxa"/>
              <w:right w:w="108" w:type="dxa"/>
            </w:tcMar>
            <w:hideMark/>
          </w:tcPr>
          <w:p w14:paraId="30900D8D" w14:textId="77777777" w:rsidR="000546ED" w:rsidRPr="00764A14" w:rsidRDefault="000546ED" w:rsidP="00F86714">
            <w:pPr>
              <w:spacing w:before="40" w:after="40"/>
            </w:pPr>
            <w:r w:rsidRPr="00764A14">
              <w:rPr>
                <w:color w:val="000000"/>
              </w:rPr>
              <w:t xml:space="preserve">  </w:t>
            </w:r>
            <w:r w:rsidRPr="00764A14">
              <w:rPr>
                <w:i/>
                <w:iCs/>
                <w:color w:val="000000"/>
              </w:rPr>
              <w:t>Detailed:</w:t>
            </w:r>
            <w:r w:rsidRPr="00764A14">
              <w:rPr>
                <w:color w:val="000000"/>
              </w:rPr>
              <w:t xml:space="preserve"> Higher Prof/Doc</w:t>
            </w:r>
          </w:p>
        </w:tc>
        <w:tc>
          <w:tcPr>
            <w:tcW w:w="1647" w:type="dxa"/>
            <w:tcBorders>
              <w:bottom w:val="single" w:sz="4" w:space="0" w:color="000000"/>
            </w:tcBorders>
            <w:tcMar>
              <w:top w:w="0" w:type="dxa"/>
              <w:left w:w="108" w:type="dxa"/>
              <w:bottom w:w="0" w:type="dxa"/>
              <w:right w:w="108" w:type="dxa"/>
            </w:tcMar>
            <w:hideMark/>
          </w:tcPr>
          <w:p w14:paraId="21649F76" w14:textId="77777777" w:rsidR="000546ED" w:rsidRPr="00764A14" w:rsidRDefault="000546ED" w:rsidP="00F86714"/>
        </w:tc>
        <w:tc>
          <w:tcPr>
            <w:tcW w:w="1412" w:type="dxa"/>
            <w:tcBorders>
              <w:bottom w:val="single" w:sz="4" w:space="0" w:color="000000"/>
            </w:tcBorders>
            <w:tcMar>
              <w:top w:w="0" w:type="dxa"/>
              <w:left w:w="108" w:type="dxa"/>
              <w:bottom w:w="0" w:type="dxa"/>
              <w:right w:w="108" w:type="dxa"/>
            </w:tcMar>
            <w:hideMark/>
          </w:tcPr>
          <w:p w14:paraId="2C46360E" w14:textId="77777777" w:rsidR="000546ED" w:rsidRPr="00764A14" w:rsidRDefault="000546ED" w:rsidP="00F86714"/>
        </w:tc>
        <w:tc>
          <w:tcPr>
            <w:tcW w:w="1882" w:type="dxa"/>
            <w:tcBorders>
              <w:bottom w:val="single" w:sz="4" w:space="0" w:color="000000"/>
            </w:tcBorders>
            <w:tcMar>
              <w:top w:w="0" w:type="dxa"/>
              <w:left w:w="108" w:type="dxa"/>
              <w:bottom w:w="0" w:type="dxa"/>
              <w:right w:w="108" w:type="dxa"/>
            </w:tcMar>
            <w:hideMark/>
          </w:tcPr>
          <w:p w14:paraId="1C9475CE" w14:textId="77777777" w:rsidR="000546ED" w:rsidRPr="00764A14" w:rsidRDefault="000546ED" w:rsidP="00F86714">
            <w:pPr>
              <w:spacing w:before="40" w:after="40"/>
              <w:jc w:val="center"/>
            </w:pPr>
            <w:r w:rsidRPr="00764A14">
              <w:rPr>
                <w:color w:val="000000"/>
              </w:rPr>
              <w:t>0.018</w:t>
            </w:r>
          </w:p>
        </w:tc>
        <w:tc>
          <w:tcPr>
            <w:tcW w:w="1412" w:type="dxa"/>
            <w:tcBorders>
              <w:bottom w:val="single" w:sz="4" w:space="0" w:color="000000"/>
            </w:tcBorders>
            <w:tcMar>
              <w:top w:w="0" w:type="dxa"/>
              <w:left w:w="108" w:type="dxa"/>
              <w:bottom w:w="0" w:type="dxa"/>
              <w:right w:w="108" w:type="dxa"/>
            </w:tcMar>
            <w:hideMark/>
          </w:tcPr>
          <w:p w14:paraId="06781497" w14:textId="77777777" w:rsidR="000546ED" w:rsidRPr="00764A14" w:rsidRDefault="000546ED" w:rsidP="00F86714">
            <w:pPr>
              <w:spacing w:before="40" w:after="40"/>
              <w:jc w:val="center"/>
            </w:pPr>
            <w:r w:rsidRPr="00764A14">
              <w:rPr>
                <w:color w:val="000000"/>
              </w:rPr>
              <w:t>9.293</w:t>
            </w:r>
          </w:p>
        </w:tc>
      </w:tr>
    </w:tbl>
    <w:p w14:paraId="58C11CF0" w14:textId="4FC1B4CD" w:rsidR="00DE507C" w:rsidRPr="00301C08" w:rsidRDefault="00DE507C" w:rsidP="00F86714">
      <w:pPr>
        <w:pStyle w:val="NormalWeb"/>
        <w:spacing w:before="0" w:beforeAutospacing="0" w:after="120" w:afterAutospacing="0"/>
      </w:pPr>
    </w:p>
    <w:p w14:paraId="3F3158DF" w14:textId="6CEFA7DB" w:rsidR="00301C08" w:rsidRDefault="00DD46EC" w:rsidP="00301C08">
      <w:pPr>
        <w:pStyle w:val="NormalWeb"/>
        <w:spacing w:before="0" w:beforeAutospacing="0" w:after="0" w:afterAutospacing="0"/>
        <w:rPr>
          <w:b/>
          <w:bCs/>
          <w:color w:val="000000"/>
        </w:rPr>
      </w:pPr>
      <w:r w:rsidRPr="00DD46EC">
        <w:rPr>
          <w:b/>
          <w:bCs/>
          <w:color w:val="000000"/>
        </w:rPr>
        <w:t>V. Decompositions Separating Managers from Professionals to Compare to NPM</w:t>
      </w:r>
    </w:p>
    <w:p w14:paraId="37AB8D7A" w14:textId="7E5E155A" w:rsidR="00B00A75" w:rsidRDefault="00301C08" w:rsidP="00301C08">
      <w:pPr>
        <w:pStyle w:val="NormalWeb"/>
        <w:spacing w:before="0" w:beforeAutospacing="0" w:after="0" w:afterAutospacing="0"/>
        <w:rPr>
          <w:color w:val="000000"/>
        </w:rPr>
      </w:pPr>
      <w:r>
        <w:rPr>
          <w:color w:val="000000"/>
        </w:rPr>
        <w:tab/>
      </w:r>
      <w:r w:rsidR="00DD46EC" w:rsidRPr="00DD46EC">
        <w:rPr>
          <w:color w:val="000000"/>
        </w:rPr>
        <w:t>We combined professionals and managers into one category</w:t>
      </w:r>
      <w:r>
        <w:rPr>
          <w:color w:val="000000"/>
        </w:rPr>
        <w:t xml:space="preserve">. </w:t>
      </w:r>
      <w:r w:rsidR="00DD46EC" w:rsidRPr="00DD46EC">
        <w:rPr>
          <w:color w:val="000000"/>
        </w:rPr>
        <w:t xml:space="preserve">Below, we eliminate either managerial or professional occupations and examine how similar or different our results are when we decompose the gap between professional </w:t>
      </w:r>
      <w:r w:rsidR="00DE507C">
        <w:rPr>
          <w:color w:val="000000"/>
        </w:rPr>
        <w:t xml:space="preserve">(P) </w:t>
      </w:r>
      <w:r w:rsidR="00DD46EC" w:rsidRPr="00DD46EC">
        <w:rPr>
          <w:color w:val="000000"/>
        </w:rPr>
        <w:t xml:space="preserve">and NPM or managers </w:t>
      </w:r>
      <w:r w:rsidR="00DE507C">
        <w:rPr>
          <w:color w:val="000000"/>
        </w:rPr>
        <w:t xml:space="preserve">(M) </w:t>
      </w:r>
      <w:r w:rsidR="00DD46EC" w:rsidRPr="00DD46EC">
        <w:rPr>
          <w:color w:val="000000"/>
        </w:rPr>
        <w:t>and NPM instead of PM and NPM. The coefficient components for graduate degrees, which reflect the differential change in the returns to graduate degrees in P or M than NPM show a similarly small explanatory power for the P/NPM and M/NPM gap (1.5% versus 3.4%). The compositional component (D4) also shows similar results for the P</w:t>
      </w:r>
      <w:r w:rsidR="00E721B5">
        <w:rPr>
          <w:color w:val="000000"/>
        </w:rPr>
        <w:t>-to-</w:t>
      </w:r>
      <w:r w:rsidR="00DD46EC" w:rsidRPr="00DD46EC">
        <w:rPr>
          <w:color w:val="000000"/>
        </w:rPr>
        <w:t xml:space="preserve">NPM </w:t>
      </w:r>
      <w:r w:rsidR="00E721B5">
        <w:rPr>
          <w:color w:val="000000"/>
        </w:rPr>
        <w:t>and</w:t>
      </w:r>
      <w:r w:rsidR="00DD46EC" w:rsidRPr="00DD46EC">
        <w:rPr>
          <w:color w:val="000000"/>
        </w:rPr>
        <w:t xml:space="preserve"> M</w:t>
      </w:r>
      <w:r w:rsidR="00E721B5">
        <w:rPr>
          <w:color w:val="000000"/>
        </w:rPr>
        <w:t>-to-</w:t>
      </w:r>
      <w:r w:rsidR="00DD46EC" w:rsidRPr="00DD46EC">
        <w:rPr>
          <w:color w:val="000000"/>
        </w:rPr>
        <w:t>NPM gap—16.4% versus 19.9%</w:t>
      </w:r>
      <w:r w:rsidR="00E721B5">
        <w:rPr>
          <w:color w:val="000000"/>
        </w:rPr>
        <w:t>, compared to 19% when we combined PM in the original analysis</w:t>
      </w:r>
      <w:r w:rsidR="00DD46EC" w:rsidRPr="00DD46EC">
        <w:rPr>
          <w:color w:val="000000"/>
        </w:rPr>
        <w:t xml:space="preserve">. </w:t>
      </w:r>
    </w:p>
    <w:p w14:paraId="666AC2A1" w14:textId="77777777" w:rsidR="00301C08" w:rsidRPr="00301C08" w:rsidRDefault="00301C08" w:rsidP="00301C08">
      <w:pPr>
        <w:pStyle w:val="NormalWeb"/>
        <w:spacing w:before="0" w:beforeAutospacing="0" w:after="0" w:afterAutospacing="0"/>
      </w:pPr>
    </w:p>
    <w:tbl>
      <w:tblPr>
        <w:tblW w:w="9430" w:type="dxa"/>
        <w:tblCellMar>
          <w:top w:w="15" w:type="dxa"/>
          <w:left w:w="15" w:type="dxa"/>
          <w:bottom w:w="15" w:type="dxa"/>
          <w:right w:w="15" w:type="dxa"/>
        </w:tblCellMar>
        <w:tblLook w:val="04A0" w:firstRow="1" w:lastRow="0" w:firstColumn="1" w:lastColumn="0" w:noHBand="0" w:noVBand="1"/>
      </w:tblPr>
      <w:tblGrid>
        <w:gridCol w:w="1982"/>
        <w:gridCol w:w="1442"/>
        <w:gridCol w:w="896"/>
        <w:gridCol w:w="78"/>
        <w:gridCol w:w="1567"/>
        <w:gridCol w:w="920"/>
        <w:gridCol w:w="55"/>
        <w:gridCol w:w="1537"/>
        <w:gridCol w:w="953"/>
      </w:tblGrid>
      <w:tr w:rsidR="00DD46EC" w:rsidRPr="00DD46EC" w14:paraId="39318D8F" w14:textId="77777777" w:rsidTr="00481BE6">
        <w:trPr>
          <w:trHeight w:val="364"/>
        </w:trPr>
        <w:tc>
          <w:tcPr>
            <w:tcW w:w="0" w:type="auto"/>
            <w:gridSpan w:val="9"/>
            <w:tcBorders>
              <w:bottom w:val="single" w:sz="4" w:space="0" w:color="000000"/>
            </w:tcBorders>
            <w:tcMar>
              <w:top w:w="0" w:type="dxa"/>
              <w:left w:w="108" w:type="dxa"/>
              <w:bottom w:w="0" w:type="dxa"/>
              <w:right w:w="108" w:type="dxa"/>
            </w:tcMar>
            <w:vAlign w:val="center"/>
            <w:hideMark/>
          </w:tcPr>
          <w:p w14:paraId="4DC27C90" w14:textId="7F72D3A5" w:rsidR="00DD46EC" w:rsidRPr="00DD46EC" w:rsidRDefault="00DD46EC" w:rsidP="00F86714">
            <w:pPr>
              <w:spacing w:before="40" w:after="40"/>
            </w:pPr>
            <w:r w:rsidRPr="00DD46EC">
              <w:rPr>
                <w:color w:val="000000"/>
              </w:rPr>
              <w:t xml:space="preserve">Table A7. </w:t>
            </w:r>
            <w:r w:rsidR="00584433">
              <w:rPr>
                <w:color w:val="000000"/>
              </w:rPr>
              <w:t xml:space="preserve">Amount and Percent of Change in PM-to-NPM Ln Wage Gap Explained by Education </w:t>
            </w:r>
            <w:r w:rsidR="00584433" w:rsidRPr="00DD46EC">
              <w:rPr>
                <w:color w:val="000000"/>
              </w:rPr>
              <w:t xml:space="preserve">from </w:t>
            </w:r>
            <w:r w:rsidR="00584433">
              <w:rPr>
                <w:color w:val="000000"/>
              </w:rPr>
              <w:t>D</w:t>
            </w:r>
            <w:r w:rsidR="00584433" w:rsidRPr="00DD46EC">
              <w:rPr>
                <w:color w:val="000000"/>
              </w:rPr>
              <w:t>ecomposition-of-change</w:t>
            </w:r>
            <w:r w:rsidRPr="00DD46EC">
              <w:rPr>
                <w:color w:val="000000"/>
              </w:rPr>
              <w:t>, Professional or Managerial vs. NPM</w:t>
            </w:r>
          </w:p>
        </w:tc>
      </w:tr>
      <w:tr w:rsidR="00DD46EC" w:rsidRPr="00DD46EC" w14:paraId="52D66007" w14:textId="77777777" w:rsidTr="00481BE6">
        <w:trPr>
          <w:trHeight w:val="207"/>
        </w:trPr>
        <w:tc>
          <w:tcPr>
            <w:tcW w:w="3060" w:type="dxa"/>
            <w:tcBorders>
              <w:top w:val="single" w:sz="4" w:space="0" w:color="000000"/>
              <w:bottom w:val="single" w:sz="4" w:space="0" w:color="000000"/>
            </w:tcBorders>
            <w:tcMar>
              <w:top w:w="0" w:type="dxa"/>
              <w:left w:w="108" w:type="dxa"/>
              <w:bottom w:w="0" w:type="dxa"/>
              <w:right w:w="108" w:type="dxa"/>
            </w:tcMar>
            <w:hideMark/>
          </w:tcPr>
          <w:p w14:paraId="3D107A58" w14:textId="77777777" w:rsidR="00DD46EC" w:rsidRPr="009474CC" w:rsidRDefault="00DD46EC" w:rsidP="00F86714">
            <w:pPr>
              <w:rPr>
                <w:sz w:val="22"/>
                <w:szCs w:val="22"/>
              </w:rPr>
            </w:pPr>
          </w:p>
        </w:tc>
        <w:tc>
          <w:tcPr>
            <w:tcW w:w="1079" w:type="dxa"/>
            <w:gridSpan w:val="2"/>
            <w:tcBorders>
              <w:top w:val="single" w:sz="4" w:space="0" w:color="000000"/>
              <w:bottom w:val="single" w:sz="4" w:space="0" w:color="000000"/>
            </w:tcBorders>
            <w:tcMar>
              <w:top w:w="0" w:type="dxa"/>
              <w:left w:w="108" w:type="dxa"/>
              <w:bottom w:w="0" w:type="dxa"/>
              <w:right w:w="108" w:type="dxa"/>
            </w:tcMar>
            <w:vAlign w:val="center"/>
            <w:hideMark/>
          </w:tcPr>
          <w:p w14:paraId="3C32622D" w14:textId="77777777" w:rsidR="00DD46EC" w:rsidRPr="009474CC" w:rsidRDefault="00DD46EC" w:rsidP="00F86714">
            <w:pPr>
              <w:spacing w:before="40" w:after="40"/>
              <w:jc w:val="center"/>
              <w:rPr>
                <w:sz w:val="22"/>
                <w:szCs w:val="22"/>
              </w:rPr>
            </w:pPr>
            <w:r w:rsidRPr="009474CC">
              <w:rPr>
                <w:color w:val="000000"/>
                <w:sz w:val="22"/>
                <w:szCs w:val="22"/>
              </w:rPr>
              <w:t>Professional vs. NPM</w:t>
            </w:r>
          </w:p>
        </w:tc>
        <w:tc>
          <w:tcPr>
            <w:tcW w:w="2663" w:type="dxa"/>
            <w:gridSpan w:val="3"/>
            <w:tcBorders>
              <w:top w:val="single" w:sz="4" w:space="0" w:color="000000"/>
              <w:bottom w:val="single" w:sz="4" w:space="0" w:color="000000"/>
            </w:tcBorders>
            <w:tcMar>
              <w:top w:w="0" w:type="dxa"/>
              <w:left w:w="108" w:type="dxa"/>
              <w:bottom w:w="0" w:type="dxa"/>
              <w:right w:w="108" w:type="dxa"/>
            </w:tcMar>
            <w:vAlign w:val="center"/>
            <w:hideMark/>
          </w:tcPr>
          <w:p w14:paraId="73ED3AE0" w14:textId="77777777" w:rsidR="00DD46EC" w:rsidRPr="009474CC" w:rsidRDefault="00DD46EC" w:rsidP="00F86714">
            <w:pPr>
              <w:spacing w:before="40" w:after="40"/>
              <w:jc w:val="center"/>
              <w:rPr>
                <w:sz w:val="22"/>
                <w:szCs w:val="22"/>
              </w:rPr>
            </w:pPr>
            <w:r w:rsidRPr="009474CC">
              <w:rPr>
                <w:color w:val="000000"/>
                <w:sz w:val="22"/>
                <w:szCs w:val="22"/>
              </w:rPr>
              <w:t>Managerial vs. NPM</w:t>
            </w:r>
          </w:p>
        </w:tc>
        <w:tc>
          <w:tcPr>
            <w:tcW w:w="2558" w:type="dxa"/>
            <w:gridSpan w:val="3"/>
            <w:tcBorders>
              <w:top w:val="single" w:sz="4" w:space="0" w:color="000000"/>
              <w:bottom w:val="single" w:sz="4" w:space="0" w:color="000000"/>
            </w:tcBorders>
            <w:tcMar>
              <w:top w:w="0" w:type="dxa"/>
              <w:left w:w="108" w:type="dxa"/>
              <w:bottom w:w="0" w:type="dxa"/>
              <w:right w:w="108" w:type="dxa"/>
            </w:tcMar>
            <w:vAlign w:val="center"/>
            <w:hideMark/>
          </w:tcPr>
          <w:p w14:paraId="6EF89E1B" w14:textId="77777777" w:rsidR="00DD46EC" w:rsidRPr="009474CC" w:rsidRDefault="00DD46EC" w:rsidP="00F86714">
            <w:pPr>
              <w:spacing w:before="40" w:after="40"/>
              <w:jc w:val="center"/>
              <w:rPr>
                <w:sz w:val="22"/>
                <w:szCs w:val="22"/>
              </w:rPr>
            </w:pPr>
            <w:r w:rsidRPr="009474CC">
              <w:rPr>
                <w:color w:val="000000"/>
                <w:sz w:val="22"/>
                <w:szCs w:val="22"/>
              </w:rPr>
              <w:t>PM vs. NPM</w:t>
            </w:r>
          </w:p>
        </w:tc>
      </w:tr>
      <w:tr w:rsidR="00481BE6" w:rsidRPr="00DD46EC" w14:paraId="750B6566" w14:textId="77777777" w:rsidTr="00481BE6">
        <w:trPr>
          <w:trHeight w:val="364"/>
        </w:trPr>
        <w:tc>
          <w:tcPr>
            <w:tcW w:w="3060" w:type="dxa"/>
            <w:tcBorders>
              <w:top w:val="single" w:sz="4" w:space="0" w:color="000000"/>
              <w:bottom w:val="single" w:sz="4" w:space="0" w:color="000000"/>
            </w:tcBorders>
            <w:tcMar>
              <w:top w:w="0" w:type="dxa"/>
              <w:left w:w="108" w:type="dxa"/>
              <w:bottom w:w="0" w:type="dxa"/>
              <w:right w:w="108" w:type="dxa"/>
            </w:tcMar>
            <w:hideMark/>
          </w:tcPr>
          <w:p w14:paraId="052ECDE1" w14:textId="77777777" w:rsidR="00DD46EC" w:rsidRPr="009474CC" w:rsidRDefault="00DD46EC" w:rsidP="00F86714">
            <w:pPr>
              <w:rPr>
                <w:sz w:val="22"/>
                <w:szCs w:val="22"/>
              </w:rPr>
            </w:pPr>
          </w:p>
        </w:tc>
        <w:tc>
          <w:tcPr>
            <w:tcW w:w="236" w:type="dxa"/>
            <w:tcBorders>
              <w:top w:val="single" w:sz="4" w:space="0" w:color="000000"/>
              <w:bottom w:val="single" w:sz="4" w:space="0" w:color="000000"/>
            </w:tcBorders>
            <w:tcMar>
              <w:top w:w="0" w:type="dxa"/>
              <w:left w:w="108" w:type="dxa"/>
              <w:bottom w:w="0" w:type="dxa"/>
              <w:right w:w="108" w:type="dxa"/>
            </w:tcMar>
            <w:vAlign w:val="center"/>
            <w:hideMark/>
          </w:tcPr>
          <w:p w14:paraId="6F9CE257" w14:textId="77777777" w:rsidR="00DD46EC" w:rsidRPr="009474CC" w:rsidRDefault="00DD46EC" w:rsidP="00F86714">
            <w:pPr>
              <w:spacing w:before="40" w:after="40"/>
              <w:jc w:val="center"/>
              <w:rPr>
                <w:sz w:val="22"/>
                <w:szCs w:val="22"/>
              </w:rPr>
            </w:pPr>
            <w:r w:rsidRPr="009474CC">
              <w:rPr>
                <w:color w:val="000000"/>
                <w:sz w:val="22"/>
                <w:szCs w:val="22"/>
              </w:rPr>
              <w:t>Component</w:t>
            </w:r>
          </w:p>
        </w:tc>
        <w:tc>
          <w:tcPr>
            <w:tcW w:w="947" w:type="dxa"/>
            <w:gridSpan w:val="2"/>
            <w:tcBorders>
              <w:top w:val="single" w:sz="4" w:space="0" w:color="000000"/>
              <w:bottom w:val="single" w:sz="4" w:space="0" w:color="000000"/>
            </w:tcBorders>
            <w:tcMar>
              <w:top w:w="0" w:type="dxa"/>
              <w:left w:w="108" w:type="dxa"/>
              <w:bottom w:w="0" w:type="dxa"/>
              <w:right w:w="108" w:type="dxa"/>
            </w:tcMar>
            <w:vAlign w:val="center"/>
            <w:hideMark/>
          </w:tcPr>
          <w:p w14:paraId="70A406E2" w14:textId="77777777" w:rsidR="00DD46EC" w:rsidRPr="009474CC" w:rsidRDefault="00DD46EC" w:rsidP="00F86714">
            <w:pPr>
              <w:spacing w:before="40" w:after="40"/>
              <w:jc w:val="center"/>
              <w:rPr>
                <w:sz w:val="22"/>
                <w:szCs w:val="22"/>
              </w:rPr>
            </w:pPr>
            <w:r w:rsidRPr="009474CC">
              <w:rPr>
                <w:color w:val="000000"/>
                <w:sz w:val="22"/>
                <w:szCs w:val="22"/>
              </w:rPr>
              <w:t xml:space="preserve">% </w:t>
            </w:r>
            <w:proofErr w:type="gramStart"/>
            <w:r w:rsidRPr="009474CC">
              <w:rPr>
                <w:color w:val="000000"/>
                <w:sz w:val="22"/>
                <w:szCs w:val="22"/>
              </w:rPr>
              <w:t>total</w:t>
            </w:r>
            <w:proofErr w:type="gramEnd"/>
          </w:p>
        </w:tc>
        <w:tc>
          <w:tcPr>
            <w:tcW w:w="1683" w:type="dxa"/>
            <w:tcBorders>
              <w:top w:val="single" w:sz="4" w:space="0" w:color="000000"/>
              <w:bottom w:val="single" w:sz="4" w:space="0" w:color="000000"/>
            </w:tcBorders>
            <w:tcMar>
              <w:top w:w="0" w:type="dxa"/>
              <w:left w:w="108" w:type="dxa"/>
              <w:bottom w:w="0" w:type="dxa"/>
              <w:right w:w="108" w:type="dxa"/>
            </w:tcMar>
            <w:vAlign w:val="center"/>
            <w:hideMark/>
          </w:tcPr>
          <w:p w14:paraId="5FA8FFDD" w14:textId="77777777" w:rsidR="00DD46EC" w:rsidRPr="009474CC" w:rsidRDefault="00DD46EC" w:rsidP="00F86714">
            <w:pPr>
              <w:spacing w:before="40" w:after="40"/>
              <w:jc w:val="center"/>
              <w:rPr>
                <w:sz w:val="22"/>
                <w:szCs w:val="22"/>
              </w:rPr>
            </w:pPr>
            <w:r w:rsidRPr="009474CC">
              <w:rPr>
                <w:color w:val="000000"/>
                <w:sz w:val="22"/>
                <w:szCs w:val="22"/>
              </w:rPr>
              <w:t>Component</w:t>
            </w:r>
          </w:p>
        </w:tc>
        <w:tc>
          <w:tcPr>
            <w:tcW w:w="946" w:type="dxa"/>
            <w:gridSpan w:val="2"/>
            <w:tcBorders>
              <w:top w:val="single" w:sz="4" w:space="0" w:color="000000"/>
              <w:bottom w:val="single" w:sz="4" w:space="0" w:color="000000"/>
            </w:tcBorders>
            <w:tcMar>
              <w:top w:w="0" w:type="dxa"/>
              <w:left w:w="108" w:type="dxa"/>
              <w:bottom w:w="0" w:type="dxa"/>
              <w:right w:w="108" w:type="dxa"/>
            </w:tcMar>
            <w:vAlign w:val="center"/>
            <w:hideMark/>
          </w:tcPr>
          <w:p w14:paraId="716CB38C" w14:textId="77777777" w:rsidR="00DD46EC" w:rsidRPr="009474CC" w:rsidRDefault="00DD46EC" w:rsidP="00F86714">
            <w:pPr>
              <w:spacing w:before="40" w:after="40"/>
              <w:jc w:val="center"/>
              <w:rPr>
                <w:sz w:val="22"/>
                <w:szCs w:val="22"/>
              </w:rPr>
            </w:pPr>
            <w:r w:rsidRPr="009474CC">
              <w:rPr>
                <w:color w:val="000000"/>
                <w:sz w:val="22"/>
                <w:szCs w:val="22"/>
              </w:rPr>
              <w:t xml:space="preserve">% </w:t>
            </w:r>
            <w:proofErr w:type="gramStart"/>
            <w:r w:rsidRPr="009474CC">
              <w:rPr>
                <w:color w:val="000000"/>
                <w:sz w:val="22"/>
                <w:szCs w:val="22"/>
              </w:rPr>
              <w:t>total</w:t>
            </w:r>
            <w:proofErr w:type="gramEnd"/>
          </w:p>
        </w:tc>
        <w:tc>
          <w:tcPr>
            <w:tcW w:w="1603" w:type="dxa"/>
            <w:tcBorders>
              <w:top w:val="single" w:sz="4" w:space="0" w:color="000000"/>
              <w:bottom w:val="single" w:sz="4" w:space="0" w:color="000000"/>
            </w:tcBorders>
            <w:tcMar>
              <w:top w:w="0" w:type="dxa"/>
              <w:left w:w="108" w:type="dxa"/>
              <w:bottom w:w="0" w:type="dxa"/>
              <w:right w:w="108" w:type="dxa"/>
            </w:tcMar>
            <w:vAlign w:val="center"/>
            <w:hideMark/>
          </w:tcPr>
          <w:p w14:paraId="72310222" w14:textId="77777777" w:rsidR="00DD46EC" w:rsidRPr="009474CC" w:rsidRDefault="00DD46EC" w:rsidP="00F86714">
            <w:pPr>
              <w:spacing w:before="40" w:after="40"/>
              <w:jc w:val="center"/>
              <w:rPr>
                <w:sz w:val="22"/>
                <w:szCs w:val="22"/>
              </w:rPr>
            </w:pPr>
            <w:r w:rsidRPr="009474CC">
              <w:rPr>
                <w:color w:val="000000"/>
                <w:sz w:val="22"/>
                <w:szCs w:val="22"/>
              </w:rPr>
              <w:t>Component</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5D2BD15B" w14:textId="77777777" w:rsidR="00DD46EC" w:rsidRPr="009474CC" w:rsidRDefault="00DD46EC" w:rsidP="00F86714">
            <w:pPr>
              <w:spacing w:before="40" w:after="40"/>
              <w:jc w:val="center"/>
              <w:rPr>
                <w:sz w:val="22"/>
                <w:szCs w:val="22"/>
              </w:rPr>
            </w:pPr>
            <w:r w:rsidRPr="009474CC">
              <w:rPr>
                <w:color w:val="000000"/>
                <w:sz w:val="22"/>
                <w:szCs w:val="22"/>
              </w:rPr>
              <w:t xml:space="preserve">% </w:t>
            </w:r>
            <w:proofErr w:type="gramStart"/>
            <w:r w:rsidRPr="009474CC">
              <w:rPr>
                <w:color w:val="000000"/>
                <w:sz w:val="22"/>
                <w:szCs w:val="22"/>
              </w:rPr>
              <w:t>total</w:t>
            </w:r>
            <w:proofErr w:type="gramEnd"/>
          </w:p>
        </w:tc>
      </w:tr>
      <w:tr w:rsidR="00DD46EC" w:rsidRPr="00DD46EC" w14:paraId="5112AF2B" w14:textId="77777777" w:rsidTr="00481BE6">
        <w:trPr>
          <w:trHeight w:val="339"/>
        </w:trPr>
        <w:tc>
          <w:tcPr>
            <w:tcW w:w="0" w:type="auto"/>
            <w:gridSpan w:val="9"/>
            <w:tcBorders>
              <w:top w:val="single" w:sz="4" w:space="0" w:color="000000"/>
            </w:tcBorders>
            <w:tcMar>
              <w:top w:w="0" w:type="dxa"/>
              <w:left w:w="108" w:type="dxa"/>
              <w:bottom w:w="0" w:type="dxa"/>
              <w:right w:w="108" w:type="dxa"/>
            </w:tcMar>
            <w:vAlign w:val="center"/>
            <w:hideMark/>
          </w:tcPr>
          <w:p w14:paraId="513DF5FC" w14:textId="77777777" w:rsidR="00DD46EC" w:rsidRPr="009474CC" w:rsidRDefault="00DD46EC" w:rsidP="00F86714">
            <w:pPr>
              <w:spacing w:before="40" w:after="40"/>
              <w:rPr>
                <w:sz w:val="22"/>
                <w:szCs w:val="22"/>
              </w:rPr>
            </w:pPr>
            <w:r w:rsidRPr="009474CC">
              <w:rPr>
                <w:color w:val="000000"/>
                <w:sz w:val="22"/>
                <w:szCs w:val="22"/>
              </w:rPr>
              <w:t>D2: pure coefficient components</w:t>
            </w:r>
          </w:p>
        </w:tc>
      </w:tr>
      <w:tr w:rsidR="00481BE6" w:rsidRPr="00DD46EC" w14:paraId="7F17FB65" w14:textId="77777777" w:rsidTr="00481BE6">
        <w:trPr>
          <w:trHeight w:val="339"/>
        </w:trPr>
        <w:tc>
          <w:tcPr>
            <w:tcW w:w="3060" w:type="dxa"/>
            <w:tcMar>
              <w:top w:w="0" w:type="dxa"/>
              <w:left w:w="108" w:type="dxa"/>
              <w:bottom w:w="0" w:type="dxa"/>
              <w:right w:w="108" w:type="dxa"/>
            </w:tcMar>
            <w:vAlign w:val="center"/>
            <w:hideMark/>
          </w:tcPr>
          <w:p w14:paraId="54D6F0AB" w14:textId="26CDBC1F" w:rsidR="00DD46EC" w:rsidRPr="009474CC" w:rsidRDefault="00DD46EC" w:rsidP="00F86714">
            <w:pPr>
              <w:spacing w:before="40" w:after="40"/>
              <w:rPr>
                <w:sz w:val="22"/>
                <w:szCs w:val="22"/>
              </w:rPr>
            </w:pPr>
            <w:r w:rsidRPr="009474CC">
              <w:rPr>
                <w:color w:val="000000"/>
                <w:sz w:val="22"/>
                <w:szCs w:val="22"/>
              </w:rPr>
              <w:t>  Less Than BA/BS</w:t>
            </w:r>
          </w:p>
        </w:tc>
        <w:tc>
          <w:tcPr>
            <w:tcW w:w="236" w:type="dxa"/>
            <w:tcMar>
              <w:top w:w="0" w:type="dxa"/>
              <w:left w:w="108" w:type="dxa"/>
              <w:bottom w:w="0" w:type="dxa"/>
              <w:right w:w="108" w:type="dxa"/>
            </w:tcMar>
            <w:vAlign w:val="center"/>
            <w:hideMark/>
          </w:tcPr>
          <w:p w14:paraId="54DBA71D" w14:textId="77777777" w:rsidR="00DD46EC" w:rsidRPr="009474CC" w:rsidRDefault="00DD46EC" w:rsidP="00F86714">
            <w:pPr>
              <w:spacing w:before="40" w:after="40"/>
              <w:jc w:val="center"/>
              <w:rPr>
                <w:sz w:val="22"/>
                <w:szCs w:val="22"/>
              </w:rPr>
            </w:pPr>
            <w:r w:rsidRPr="009474CC">
              <w:rPr>
                <w:color w:val="000000"/>
                <w:sz w:val="22"/>
                <w:szCs w:val="22"/>
              </w:rPr>
              <w:t>-0.003</w:t>
            </w:r>
          </w:p>
        </w:tc>
        <w:tc>
          <w:tcPr>
            <w:tcW w:w="947" w:type="dxa"/>
            <w:gridSpan w:val="2"/>
            <w:tcMar>
              <w:top w:w="0" w:type="dxa"/>
              <w:left w:w="108" w:type="dxa"/>
              <w:bottom w:w="0" w:type="dxa"/>
              <w:right w:w="108" w:type="dxa"/>
            </w:tcMar>
            <w:vAlign w:val="center"/>
            <w:hideMark/>
          </w:tcPr>
          <w:p w14:paraId="09A6D8F5" w14:textId="77777777" w:rsidR="00DD46EC" w:rsidRPr="009474CC" w:rsidRDefault="00DD46EC" w:rsidP="00F86714">
            <w:pPr>
              <w:spacing w:before="40" w:after="40"/>
              <w:jc w:val="center"/>
              <w:rPr>
                <w:sz w:val="22"/>
                <w:szCs w:val="22"/>
              </w:rPr>
            </w:pPr>
            <w:r w:rsidRPr="009474CC">
              <w:rPr>
                <w:color w:val="000000"/>
                <w:sz w:val="22"/>
                <w:szCs w:val="22"/>
              </w:rPr>
              <w:t>-0.929</w:t>
            </w:r>
          </w:p>
        </w:tc>
        <w:tc>
          <w:tcPr>
            <w:tcW w:w="1683" w:type="dxa"/>
            <w:tcMar>
              <w:top w:w="0" w:type="dxa"/>
              <w:left w:w="108" w:type="dxa"/>
              <w:bottom w:w="0" w:type="dxa"/>
              <w:right w:w="108" w:type="dxa"/>
            </w:tcMar>
            <w:vAlign w:val="center"/>
            <w:hideMark/>
          </w:tcPr>
          <w:p w14:paraId="60DDE52D" w14:textId="77777777" w:rsidR="00DD46EC" w:rsidRPr="009474CC" w:rsidRDefault="00DD46EC" w:rsidP="00F86714">
            <w:pPr>
              <w:spacing w:before="40" w:after="40"/>
              <w:jc w:val="center"/>
              <w:rPr>
                <w:sz w:val="22"/>
                <w:szCs w:val="22"/>
              </w:rPr>
            </w:pPr>
            <w:r w:rsidRPr="009474CC">
              <w:rPr>
                <w:color w:val="000000"/>
                <w:sz w:val="22"/>
                <w:szCs w:val="22"/>
              </w:rPr>
              <w:t>-0.001</w:t>
            </w:r>
          </w:p>
        </w:tc>
        <w:tc>
          <w:tcPr>
            <w:tcW w:w="946" w:type="dxa"/>
            <w:gridSpan w:val="2"/>
            <w:tcMar>
              <w:top w:w="0" w:type="dxa"/>
              <w:left w:w="108" w:type="dxa"/>
              <w:bottom w:w="0" w:type="dxa"/>
              <w:right w:w="108" w:type="dxa"/>
            </w:tcMar>
            <w:vAlign w:val="center"/>
            <w:hideMark/>
          </w:tcPr>
          <w:p w14:paraId="3BADD5B3" w14:textId="77777777" w:rsidR="00DD46EC" w:rsidRPr="009474CC" w:rsidRDefault="00DD46EC" w:rsidP="00F86714">
            <w:pPr>
              <w:spacing w:before="40" w:after="40"/>
              <w:jc w:val="center"/>
              <w:rPr>
                <w:sz w:val="22"/>
                <w:szCs w:val="22"/>
              </w:rPr>
            </w:pPr>
            <w:r w:rsidRPr="009474CC">
              <w:rPr>
                <w:color w:val="000000"/>
                <w:sz w:val="22"/>
                <w:szCs w:val="22"/>
              </w:rPr>
              <w:t>-0.285</w:t>
            </w:r>
          </w:p>
        </w:tc>
        <w:tc>
          <w:tcPr>
            <w:tcW w:w="1603" w:type="dxa"/>
            <w:tcMar>
              <w:top w:w="0" w:type="dxa"/>
              <w:left w:w="108" w:type="dxa"/>
              <w:bottom w:w="0" w:type="dxa"/>
              <w:right w:w="108" w:type="dxa"/>
            </w:tcMar>
            <w:vAlign w:val="center"/>
            <w:hideMark/>
          </w:tcPr>
          <w:p w14:paraId="16EC1284" w14:textId="77777777" w:rsidR="00DD46EC" w:rsidRPr="009474CC" w:rsidRDefault="00DD46EC" w:rsidP="00F86714">
            <w:pPr>
              <w:spacing w:before="40" w:after="40"/>
              <w:jc w:val="center"/>
              <w:rPr>
                <w:sz w:val="22"/>
                <w:szCs w:val="22"/>
              </w:rPr>
            </w:pPr>
            <w:r w:rsidRPr="009474CC">
              <w:rPr>
                <w:color w:val="000000"/>
                <w:sz w:val="22"/>
                <w:szCs w:val="22"/>
              </w:rPr>
              <w:t>-0.001</w:t>
            </w:r>
          </w:p>
        </w:tc>
        <w:tc>
          <w:tcPr>
            <w:tcW w:w="0" w:type="auto"/>
            <w:tcMar>
              <w:top w:w="0" w:type="dxa"/>
              <w:left w:w="108" w:type="dxa"/>
              <w:bottom w:w="0" w:type="dxa"/>
              <w:right w:w="108" w:type="dxa"/>
            </w:tcMar>
            <w:vAlign w:val="center"/>
            <w:hideMark/>
          </w:tcPr>
          <w:p w14:paraId="798F074D" w14:textId="77777777" w:rsidR="00DD46EC" w:rsidRPr="009474CC" w:rsidRDefault="00DD46EC" w:rsidP="00F86714">
            <w:pPr>
              <w:spacing w:before="40" w:after="40"/>
              <w:jc w:val="center"/>
              <w:rPr>
                <w:sz w:val="22"/>
                <w:szCs w:val="22"/>
              </w:rPr>
            </w:pPr>
            <w:r w:rsidRPr="009474CC">
              <w:rPr>
                <w:color w:val="000000"/>
                <w:sz w:val="22"/>
                <w:szCs w:val="22"/>
              </w:rPr>
              <w:t>-0.416</w:t>
            </w:r>
          </w:p>
        </w:tc>
      </w:tr>
      <w:tr w:rsidR="00481BE6" w:rsidRPr="00DD46EC" w14:paraId="0702B081" w14:textId="77777777" w:rsidTr="00481BE6">
        <w:trPr>
          <w:trHeight w:val="339"/>
        </w:trPr>
        <w:tc>
          <w:tcPr>
            <w:tcW w:w="3060" w:type="dxa"/>
            <w:tcMar>
              <w:top w:w="0" w:type="dxa"/>
              <w:left w:w="108" w:type="dxa"/>
              <w:bottom w:w="0" w:type="dxa"/>
              <w:right w:w="108" w:type="dxa"/>
            </w:tcMar>
            <w:vAlign w:val="center"/>
            <w:hideMark/>
          </w:tcPr>
          <w:p w14:paraId="56145D95" w14:textId="77777777" w:rsidR="00DD46EC" w:rsidRPr="009474CC" w:rsidRDefault="00DD46EC" w:rsidP="00F86714">
            <w:pPr>
              <w:spacing w:before="40" w:after="40"/>
              <w:rPr>
                <w:sz w:val="22"/>
                <w:szCs w:val="22"/>
              </w:rPr>
            </w:pPr>
            <w:r w:rsidRPr="009474CC">
              <w:rPr>
                <w:color w:val="000000"/>
                <w:sz w:val="22"/>
                <w:szCs w:val="22"/>
              </w:rPr>
              <w:t>  BA/BS Degree</w:t>
            </w:r>
          </w:p>
        </w:tc>
        <w:tc>
          <w:tcPr>
            <w:tcW w:w="236" w:type="dxa"/>
            <w:tcMar>
              <w:top w:w="0" w:type="dxa"/>
              <w:left w:w="108" w:type="dxa"/>
              <w:bottom w:w="0" w:type="dxa"/>
              <w:right w:w="108" w:type="dxa"/>
            </w:tcMar>
            <w:vAlign w:val="center"/>
            <w:hideMark/>
          </w:tcPr>
          <w:p w14:paraId="6656FBC3" w14:textId="77777777" w:rsidR="00DD46EC" w:rsidRPr="009474CC" w:rsidRDefault="00DD46EC" w:rsidP="00F86714">
            <w:pPr>
              <w:spacing w:before="40" w:after="40"/>
              <w:jc w:val="center"/>
              <w:rPr>
                <w:sz w:val="22"/>
                <w:szCs w:val="22"/>
              </w:rPr>
            </w:pPr>
            <w:r w:rsidRPr="009474CC">
              <w:rPr>
                <w:color w:val="000000"/>
                <w:sz w:val="22"/>
                <w:szCs w:val="22"/>
              </w:rPr>
              <w:t>-0.005</w:t>
            </w:r>
          </w:p>
        </w:tc>
        <w:tc>
          <w:tcPr>
            <w:tcW w:w="947" w:type="dxa"/>
            <w:gridSpan w:val="2"/>
            <w:tcMar>
              <w:top w:w="0" w:type="dxa"/>
              <w:left w:w="108" w:type="dxa"/>
              <w:bottom w:w="0" w:type="dxa"/>
              <w:right w:w="108" w:type="dxa"/>
            </w:tcMar>
            <w:vAlign w:val="center"/>
            <w:hideMark/>
          </w:tcPr>
          <w:p w14:paraId="3205517D" w14:textId="77777777" w:rsidR="00DD46EC" w:rsidRPr="009474CC" w:rsidRDefault="00DD46EC" w:rsidP="00F86714">
            <w:pPr>
              <w:spacing w:before="40" w:after="40"/>
              <w:jc w:val="center"/>
              <w:rPr>
                <w:sz w:val="22"/>
                <w:szCs w:val="22"/>
              </w:rPr>
            </w:pPr>
            <w:r w:rsidRPr="009474CC">
              <w:rPr>
                <w:color w:val="000000"/>
                <w:sz w:val="22"/>
                <w:szCs w:val="22"/>
              </w:rPr>
              <w:t>1.612</w:t>
            </w:r>
          </w:p>
        </w:tc>
        <w:tc>
          <w:tcPr>
            <w:tcW w:w="1683" w:type="dxa"/>
            <w:tcMar>
              <w:top w:w="0" w:type="dxa"/>
              <w:left w:w="108" w:type="dxa"/>
              <w:bottom w:w="0" w:type="dxa"/>
              <w:right w:w="108" w:type="dxa"/>
            </w:tcMar>
            <w:vAlign w:val="center"/>
            <w:hideMark/>
          </w:tcPr>
          <w:p w14:paraId="11140699" w14:textId="77777777" w:rsidR="00DD46EC" w:rsidRPr="009474CC" w:rsidRDefault="00DD46EC" w:rsidP="00F86714">
            <w:pPr>
              <w:spacing w:before="40" w:after="40"/>
              <w:jc w:val="center"/>
              <w:rPr>
                <w:sz w:val="22"/>
                <w:szCs w:val="22"/>
              </w:rPr>
            </w:pPr>
            <w:r w:rsidRPr="009474CC">
              <w:rPr>
                <w:color w:val="000000"/>
                <w:sz w:val="22"/>
                <w:szCs w:val="22"/>
              </w:rPr>
              <w:t>-0.004</w:t>
            </w:r>
          </w:p>
        </w:tc>
        <w:tc>
          <w:tcPr>
            <w:tcW w:w="946" w:type="dxa"/>
            <w:gridSpan w:val="2"/>
            <w:tcMar>
              <w:top w:w="0" w:type="dxa"/>
              <w:left w:w="108" w:type="dxa"/>
              <w:bottom w:w="0" w:type="dxa"/>
              <w:right w:w="108" w:type="dxa"/>
            </w:tcMar>
            <w:vAlign w:val="center"/>
            <w:hideMark/>
          </w:tcPr>
          <w:p w14:paraId="484DDB6C" w14:textId="77777777" w:rsidR="00DD46EC" w:rsidRPr="009474CC" w:rsidRDefault="00DD46EC" w:rsidP="00F86714">
            <w:pPr>
              <w:spacing w:before="40" w:after="40"/>
              <w:jc w:val="center"/>
              <w:rPr>
                <w:sz w:val="22"/>
                <w:szCs w:val="22"/>
              </w:rPr>
            </w:pPr>
            <w:r w:rsidRPr="009474CC">
              <w:rPr>
                <w:color w:val="000000"/>
                <w:sz w:val="22"/>
                <w:szCs w:val="22"/>
              </w:rPr>
              <w:t>-1.640</w:t>
            </w:r>
          </w:p>
        </w:tc>
        <w:tc>
          <w:tcPr>
            <w:tcW w:w="1603" w:type="dxa"/>
            <w:tcMar>
              <w:top w:w="0" w:type="dxa"/>
              <w:left w:w="108" w:type="dxa"/>
              <w:bottom w:w="0" w:type="dxa"/>
              <w:right w:w="108" w:type="dxa"/>
            </w:tcMar>
            <w:vAlign w:val="center"/>
            <w:hideMark/>
          </w:tcPr>
          <w:p w14:paraId="6DE78EC8" w14:textId="77777777" w:rsidR="00DD46EC" w:rsidRPr="009474CC" w:rsidRDefault="00DD46EC" w:rsidP="00F86714">
            <w:pPr>
              <w:spacing w:before="40" w:after="40"/>
              <w:jc w:val="center"/>
              <w:rPr>
                <w:sz w:val="22"/>
                <w:szCs w:val="22"/>
              </w:rPr>
            </w:pPr>
            <w:r w:rsidRPr="009474CC">
              <w:rPr>
                <w:color w:val="000000"/>
                <w:sz w:val="22"/>
                <w:szCs w:val="22"/>
              </w:rPr>
              <w:t>-0.004</w:t>
            </w:r>
          </w:p>
        </w:tc>
        <w:tc>
          <w:tcPr>
            <w:tcW w:w="0" w:type="auto"/>
            <w:tcMar>
              <w:top w:w="0" w:type="dxa"/>
              <w:left w:w="108" w:type="dxa"/>
              <w:bottom w:w="0" w:type="dxa"/>
              <w:right w:w="108" w:type="dxa"/>
            </w:tcMar>
            <w:vAlign w:val="center"/>
            <w:hideMark/>
          </w:tcPr>
          <w:p w14:paraId="675D729C" w14:textId="77777777" w:rsidR="00DD46EC" w:rsidRPr="009474CC" w:rsidRDefault="00DD46EC" w:rsidP="00F86714">
            <w:pPr>
              <w:spacing w:before="40" w:after="40"/>
              <w:jc w:val="center"/>
              <w:rPr>
                <w:sz w:val="22"/>
                <w:szCs w:val="22"/>
              </w:rPr>
            </w:pPr>
            <w:r w:rsidRPr="009474CC">
              <w:rPr>
                <w:color w:val="000000"/>
                <w:sz w:val="22"/>
                <w:szCs w:val="22"/>
              </w:rPr>
              <w:t>-1.305</w:t>
            </w:r>
          </w:p>
        </w:tc>
      </w:tr>
      <w:tr w:rsidR="00481BE6" w:rsidRPr="00DD46EC" w14:paraId="4EA190B6" w14:textId="77777777" w:rsidTr="00481BE6">
        <w:trPr>
          <w:trHeight w:val="339"/>
        </w:trPr>
        <w:tc>
          <w:tcPr>
            <w:tcW w:w="3060" w:type="dxa"/>
            <w:tcBorders>
              <w:bottom w:val="single" w:sz="4" w:space="0" w:color="000000"/>
            </w:tcBorders>
            <w:tcMar>
              <w:top w:w="0" w:type="dxa"/>
              <w:left w:w="108" w:type="dxa"/>
              <w:bottom w:w="0" w:type="dxa"/>
              <w:right w:w="108" w:type="dxa"/>
            </w:tcMar>
            <w:vAlign w:val="center"/>
            <w:hideMark/>
          </w:tcPr>
          <w:p w14:paraId="0D39F293" w14:textId="77777777" w:rsidR="00DD46EC" w:rsidRPr="009474CC" w:rsidRDefault="00DD46EC" w:rsidP="00F86714">
            <w:pPr>
              <w:spacing w:before="40" w:after="40"/>
              <w:rPr>
                <w:sz w:val="22"/>
                <w:szCs w:val="22"/>
              </w:rPr>
            </w:pPr>
            <w:r w:rsidRPr="009474CC">
              <w:rPr>
                <w:color w:val="000000"/>
                <w:sz w:val="22"/>
                <w:szCs w:val="22"/>
              </w:rPr>
              <w:t>  Graduate Degree</w:t>
            </w:r>
          </w:p>
        </w:tc>
        <w:tc>
          <w:tcPr>
            <w:tcW w:w="236" w:type="dxa"/>
            <w:tcBorders>
              <w:bottom w:val="single" w:sz="4" w:space="0" w:color="000000"/>
            </w:tcBorders>
            <w:tcMar>
              <w:top w:w="0" w:type="dxa"/>
              <w:left w:w="108" w:type="dxa"/>
              <w:bottom w:w="0" w:type="dxa"/>
              <w:right w:w="108" w:type="dxa"/>
            </w:tcMar>
            <w:vAlign w:val="center"/>
            <w:hideMark/>
          </w:tcPr>
          <w:p w14:paraId="031B9D3D" w14:textId="77777777" w:rsidR="00DD46EC" w:rsidRPr="009474CC" w:rsidRDefault="00DD46EC" w:rsidP="00F86714">
            <w:pPr>
              <w:spacing w:before="40" w:after="40"/>
              <w:jc w:val="center"/>
              <w:rPr>
                <w:sz w:val="22"/>
                <w:szCs w:val="22"/>
              </w:rPr>
            </w:pPr>
            <w:r w:rsidRPr="009474CC">
              <w:rPr>
                <w:color w:val="000000"/>
                <w:sz w:val="22"/>
                <w:szCs w:val="22"/>
              </w:rPr>
              <w:t>0.005</w:t>
            </w:r>
          </w:p>
        </w:tc>
        <w:tc>
          <w:tcPr>
            <w:tcW w:w="947" w:type="dxa"/>
            <w:gridSpan w:val="2"/>
            <w:tcBorders>
              <w:bottom w:val="single" w:sz="4" w:space="0" w:color="000000"/>
            </w:tcBorders>
            <w:tcMar>
              <w:top w:w="0" w:type="dxa"/>
              <w:left w:w="108" w:type="dxa"/>
              <w:bottom w:w="0" w:type="dxa"/>
              <w:right w:w="108" w:type="dxa"/>
            </w:tcMar>
            <w:vAlign w:val="center"/>
            <w:hideMark/>
          </w:tcPr>
          <w:p w14:paraId="556BEA9A" w14:textId="77777777" w:rsidR="00DD46EC" w:rsidRPr="009474CC" w:rsidRDefault="00DD46EC" w:rsidP="00F86714">
            <w:pPr>
              <w:spacing w:before="40" w:after="40"/>
              <w:jc w:val="center"/>
              <w:rPr>
                <w:sz w:val="22"/>
                <w:szCs w:val="22"/>
              </w:rPr>
            </w:pPr>
            <w:r w:rsidRPr="009474CC">
              <w:rPr>
                <w:color w:val="000000"/>
                <w:sz w:val="22"/>
                <w:szCs w:val="22"/>
              </w:rPr>
              <w:t>1.468</w:t>
            </w:r>
          </w:p>
        </w:tc>
        <w:tc>
          <w:tcPr>
            <w:tcW w:w="1683" w:type="dxa"/>
            <w:tcBorders>
              <w:bottom w:val="single" w:sz="4" w:space="0" w:color="000000"/>
            </w:tcBorders>
            <w:tcMar>
              <w:top w:w="0" w:type="dxa"/>
              <w:left w:w="108" w:type="dxa"/>
              <w:bottom w:w="0" w:type="dxa"/>
              <w:right w:w="108" w:type="dxa"/>
            </w:tcMar>
            <w:vAlign w:val="center"/>
            <w:hideMark/>
          </w:tcPr>
          <w:p w14:paraId="2813EDB1" w14:textId="77777777" w:rsidR="00DD46EC" w:rsidRPr="009474CC" w:rsidRDefault="00DD46EC" w:rsidP="00F86714">
            <w:pPr>
              <w:spacing w:before="40" w:after="40"/>
              <w:jc w:val="center"/>
              <w:rPr>
                <w:sz w:val="22"/>
                <w:szCs w:val="22"/>
              </w:rPr>
            </w:pPr>
            <w:r w:rsidRPr="009474CC">
              <w:rPr>
                <w:color w:val="000000"/>
                <w:sz w:val="22"/>
                <w:szCs w:val="22"/>
              </w:rPr>
              <w:t>0.009</w:t>
            </w:r>
          </w:p>
        </w:tc>
        <w:tc>
          <w:tcPr>
            <w:tcW w:w="946" w:type="dxa"/>
            <w:gridSpan w:val="2"/>
            <w:tcBorders>
              <w:bottom w:val="single" w:sz="4" w:space="0" w:color="000000"/>
            </w:tcBorders>
            <w:tcMar>
              <w:top w:w="0" w:type="dxa"/>
              <w:left w:w="108" w:type="dxa"/>
              <w:bottom w:w="0" w:type="dxa"/>
              <w:right w:w="108" w:type="dxa"/>
            </w:tcMar>
            <w:vAlign w:val="center"/>
            <w:hideMark/>
          </w:tcPr>
          <w:p w14:paraId="1F925E51" w14:textId="77777777" w:rsidR="00DD46EC" w:rsidRPr="009474CC" w:rsidRDefault="00DD46EC" w:rsidP="00F86714">
            <w:pPr>
              <w:spacing w:before="40" w:after="40"/>
              <w:jc w:val="center"/>
              <w:rPr>
                <w:sz w:val="22"/>
                <w:szCs w:val="22"/>
              </w:rPr>
            </w:pPr>
            <w:r w:rsidRPr="009474CC">
              <w:rPr>
                <w:color w:val="000000"/>
                <w:sz w:val="22"/>
                <w:szCs w:val="22"/>
              </w:rPr>
              <w:t>3.407</w:t>
            </w:r>
          </w:p>
        </w:tc>
        <w:tc>
          <w:tcPr>
            <w:tcW w:w="1603" w:type="dxa"/>
            <w:tcBorders>
              <w:bottom w:val="single" w:sz="4" w:space="0" w:color="000000"/>
            </w:tcBorders>
            <w:tcMar>
              <w:top w:w="0" w:type="dxa"/>
              <w:left w:w="108" w:type="dxa"/>
              <w:bottom w:w="0" w:type="dxa"/>
              <w:right w:w="108" w:type="dxa"/>
            </w:tcMar>
            <w:vAlign w:val="center"/>
            <w:hideMark/>
          </w:tcPr>
          <w:p w14:paraId="4D391A0C" w14:textId="77777777" w:rsidR="00DD46EC" w:rsidRPr="009474CC" w:rsidRDefault="00DD46EC" w:rsidP="00F86714">
            <w:pPr>
              <w:spacing w:before="40" w:after="40"/>
              <w:jc w:val="center"/>
              <w:rPr>
                <w:sz w:val="22"/>
                <w:szCs w:val="22"/>
              </w:rPr>
            </w:pPr>
            <w:r w:rsidRPr="009474CC">
              <w:rPr>
                <w:color w:val="000000"/>
                <w:sz w:val="22"/>
                <w:szCs w:val="22"/>
              </w:rPr>
              <w:t>0.008</w:t>
            </w:r>
          </w:p>
        </w:tc>
        <w:tc>
          <w:tcPr>
            <w:tcW w:w="0" w:type="auto"/>
            <w:tcBorders>
              <w:bottom w:val="single" w:sz="4" w:space="0" w:color="000000"/>
            </w:tcBorders>
            <w:tcMar>
              <w:top w:w="0" w:type="dxa"/>
              <w:left w:w="108" w:type="dxa"/>
              <w:bottom w:w="0" w:type="dxa"/>
              <w:right w:w="108" w:type="dxa"/>
            </w:tcMar>
            <w:vAlign w:val="center"/>
            <w:hideMark/>
          </w:tcPr>
          <w:p w14:paraId="22A92949" w14:textId="77777777" w:rsidR="00DD46EC" w:rsidRPr="009474CC" w:rsidRDefault="00DD46EC" w:rsidP="00F86714">
            <w:pPr>
              <w:spacing w:before="40" w:after="40"/>
              <w:jc w:val="center"/>
              <w:rPr>
                <w:sz w:val="22"/>
                <w:szCs w:val="22"/>
              </w:rPr>
            </w:pPr>
            <w:r w:rsidRPr="009474CC">
              <w:rPr>
                <w:color w:val="000000"/>
                <w:sz w:val="22"/>
                <w:szCs w:val="22"/>
              </w:rPr>
              <w:t>2.829</w:t>
            </w:r>
          </w:p>
        </w:tc>
      </w:tr>
      <w:tr w:rsidR="00DD46EC" w:rsidRPr="00DD46EC" w14:paraId="6462FAD3" w14:textId="77777777" w:rsidTr="00481BE6">
        <w:trPr>
          <w:trHeight w:val="339"/>
        </w:trPr>
        <w:tc>
          <w:tcPr>
            <w:tcW w:w="0" w:type="auto"/>
            <w:gridSpan w:val="9"/>
            <w:tcBorders>
              <w:top w:val="single" w:sz="4" w:space="0" w:color="000000"/>
            </w:tcBorders>
            <w:tcMar>
              <w:top w:w="0" w:type="dxa"/>
              <w:left w:w="108" w:type="dxa"/>
              <w:bottom w:w="0" w:type="dxa"/>
              <w:right w:w="108" w:type="dxa"/>
            </w:tcMar>
            <w:vAlign w:val="center"/>
            <w:hideMark/>
          </w:tcPr>
          <w:p w14:paraId="273982FD" w14:textId="77777777" w:rsidR="00DD46EC" w:rsidRPr="009474CC" w:rsidRDefault="00DD46EC" w:rsidP="00F86714">
            <w:pPr>
              <w:spacing w:before="40" w:after="40"/>
              <w:rPr>
                <w:sz w:val="22"/>
                <w:szCs w:val="22"/>
              </w:rPr>
            </w:pPr>
            <w:r w:rsidRPr="009474CC">
              <w:rPr>
                <w:color w:val="000000"/>
                <w:sz w:val="22"/>
                <w:szCs w:val="22"/>
              </w:rPr>
              <w:t>D4: pure endowment components</w:t>
            </w:r>
          </w:p>
        </w:tc>
      </w:tr>
      <w:tr w:rsidR="00481BE6" w:rsidRPr="00DD46EC" w14:paraId="29105A3E" w14:textId="77777777" w:rsidTr="00481BE6">
        <w:trPr>
          <w:trHeight w:val="339"/>
        </w:trPr>
        <w:tc>
          <w:tcPr>
            <w:tcW w:w="3060" w:type="dxa"/>
            <w:tcMar>
              <w:top w:w="0" w:type="dxa"/>
              <w:left w:w="108" w:type="dxa"/>
              <w:bottom w:w="0" w:type="dxa"/>
              <w:right w:w="108" w:type="dxa"/>
            </w:tcMar>
            <w:vAlign w:val="center"/>
            <w:hideMark/>
          </w:tcPr>
          <w:p w14:paraId="443D6577" w14:textId="14121811" w:rsidR="00DD46EC" w:rsidRPr="009474CC" w:rsidRDefault="00DD46EC" w:rsidP="00F86714">
            <w:pPr>
              <w:spacing w:before="40" w:after="40"/>
              <w:rPr>
                <w:sz w:val="22"/>
                <w:szCs w:val="22"/>
              </w:rPr>
            </w:pPr>
            <w:r w:rsidRPr="009474CC">
              <w:rPr>
                <w:color w:val="000000"/>
                <w:sz w:val="22"/>
                <w:szCs w:val="22"/>
              </w:rPr>
              <w:t>  Less Than</w:t>
            </w:r>
            <w:r w:rsidR="00481BE6" w:rsidRPr="009474CC">
              <w:rPr>
                <w:color w:val="000000"/>
                <w:sz w:val="22"/>
                <w:szCs w:val="22"/>
              </w:rPr>
              <w:t xml:space="preserve"> </w:t>
            </w:r>
            <w:r w:rsidRPr="009474CC">
              <w:rPr>
                <w:color w:val="000000"/>
                <w:sz w:val="22"/>
                <w:szCs w:val="22"/>
              </w:rPr>
              <w:t>BA/BS</w:t>
            </w:r>
          </w:p>
        </w:tc>
        <w:tc>
          <w:tcPr>
            <w:tcW w:w="236" w:type="dxa"/>
            <w:tcMar>
              <w:top w:w="0" w:type="dxa"/>
              <w:left w:w="108" w:type="dxa"/>
              <w:bottom w:w="0" w:type="dxa"/>
              <w:right w:w="108" w:type="dxa"/>
            </w:tcMar>
            <w:vAlign w:val="center"/>
            <w:hideMark/>
          </w:tcPr>
          <w:p w14:paraId="026A66E4" w14:textId="77777777" w:rsidR="00DD46EC" w:rsidRPr="009474CC" w:rsidRDefault="00DD46EC" w:rsidP="00F86714">
            <w:pPr>
              <w:spacing w:before="40" w:after="40"/>
              <w:jc w:val="center"/>
              <w:rPr>
                <w:sz w:val="22"/>
                <w:szCs w:val="22"/>
              </w:rPr>
            </w:pPr>
            <w:r w:rsidRPr="009474CC">
              <w:rPr>
                <w:color w:val="000000"/>
                <w:sz w:val="22"/>
                <w:szCs w:val="22"/>
              </w:rPr>
              <w:t>0.008</w:t>
            </w:r>
          </w:p>
        </w:tc>
        <w:tc>
          <w:tcPr>
            <w:tcW w:w="947" w:type="dxa"/>
            <w:gridSpan w:val="2"/>
            <w:tcMar>
              <w:top w:w="0" w:type="dxa"/>
              <w:left w:w="108" w:type="dxa"/>
              <w:bottom w:w="0" w:type="dxa"/>
              <w:right w:w="108" w:type="dxa"/>
            </w:tcMar>
            <w:vAlign w:val="center"/>
            <w:hideMark/>
          </w:tcPr>
          <w:p w14:paraId="46F9F871" w14:textId="77777777" w:rsidR="00DD46EC" w:rsidRPr="009474CC" w:rsidRDefault="00DD46EC" w:rsidP="00F86714">
            <w:pPr>
              <w:spacing w:before="40" w:after="40"/>
              <w:jc w:val="center"/>
              <w:rPr>
                <w:sz w:val="22"/>
                <w:szCs w:val="22"/>
              </w:rPr>
            </w:pPr>
            <w:r w:rsidRPr="009474CC">
              <w:rPr>
                <w:color w:val="000000"/>
                <w:sz w:val="22"/>
                <w:szCs w:val="22"/>
              </w:rPr>
              <w:t>2.364</w:t>
            </w:r>
          </w:p>
        </w:tc>
        <w:tc>
          <w:tcPr>
            <w:tcW w:w="1683" w:type="dxa"/>
            <w:tcMar>
              <w:top w:w="0" w:type="dxa"/>
              <w:left w:w="108" w:type="dxa"/>
              <w:bottom w:w="0" w:type="dxa"/>
              <w:right w:w="108" w:type="dxa"/>
            </w:tcMar>
            <w:vAlign w:val="center"/>
            <w:hideMark/>
          </w:tcPr>
          <w:p w14:paraId="7EBCE90E" w14:textId="77777777" w:rsidR="00DD46EC" w:rsidRPr="009474CC" w:rsidRDefault="00DD46EC" w:rsidP="00F86714">
            <w:pPr>
              <w:spacing w:before="40" w:after="40"/>
              <w:jc w:val="center"/>
              <w:rPr>
                <w:sz w:val="22"/>
                <w:szCs w:val="22"/>
              </w:rPr>
            </w:pPr>
            <w:r w:rsidRPr="009474CC">
              <w:rPr>
                <w:color w:val="000000"/>
                <w:sz w:val="22"/>
                <w:szCs w:val="22"/>
              </w:rPr>
              <w:t>0.002</w:t>
            </w:r>
          </w:p>
        </w:tc>
        <w:tc>
          <w:tcPr>
            <w:tcW w:w="946" w:type="dxa"/>
            <w:gridSpan w:val="2"/>
            <w:tcMar>
              <w:top w:w="0" w:type="dxa"/>
              <w:left w:w="108" w:type="dxa"/>
              <w:bottom w:w="0" w:type="dxa"/>
              <w:right w:w="108" w:type="dxa"/>
            </w:tcMar>
            <w:vAlign w:val="center"/>
            <w:hideMark/>
          </w:tcPr>
          <w:p w14:paraId="3045C568" w14:textId="77777777" w:rsidR="00DD46EC" w:rsidRPr="009474CC" w:rsidRDefault="00DD46EC" w:rsidP="00F86714">
            <w:pPr>
              <w:spacing w:before="40" w:after="40"/>
              <w:jc w:val="center"/>
              <w:rPr>
                <w:sz w:val="22"/>
                <w:szCs w:val="22"/>
              </w:rPr>
            </w:pPr>
            <w:r w:rsidRPr="009474CC">
              <w:rPr>
                <w:color w:val="000000"/>
                <w:sz w:val="22"/>
                <w:szCs w:val="22"/>
              </w:rPr>
              <w:t>0.910</w:t>
            </w:r>
          </w:p>
        </w:tc>
        <w:tc>
          <w:tcPr>
            <w:tcW w:w="1603" w:type="dxa"/>
            <w:tcMar>
              <w:top w:w="0" w:type="dxa"/>
              <w:left w:w="108" w:type="dxa"/>
              <w:bottom w:w="0" w:type="dxa"/>
              <w:right w:w="108" w:type="dxa"/>
            </w:tcMar>
            <w:vAlign w:val="center"/>
            <w:hideMark/>
          </w:tcPr>
          <w:p w14:paraId="7FB3026A" w14:textId="77777777" w:rsidR="00DD46EC" w:rsidRPr="009474CC" w:rsidRDefault="00DD46EC" w:rsidP="00F86714">
            <w:pPr>
              <w:spacing w:before="40" w:after="40"/>
              <w:jc w:val="center"/>
              <w:rPr>
                <w:sz w:val="22"/>
                <w:szCs w:val="22"/>
              </w:rPr>
            </w:pPr>
            <w:r w:rsidRPr="009474CC">
              <w:rPr>
                <w:color w:val="000000"/>
                <w:sz w:val="22"/>
                <w:szCs w:val="22"/>
              </w:rPr>
              <w:t>0.007</w:t>
            </w:r>
          </w:p>
        </w:tc>
        <w:tc>
          <w:tcPr>
            <w:tcW w:w="0" w:type="auto"/>
            <w:tcMar>
              <w:top w:w="0" w:type="dxa"/>
              <w:left w:w="108" w:type="dxa"/>
              <w:bottom w:w="0" w:type="dxa"/>
              <w:right w:w="108" w:type="dxa"/>
            </w:tcMar>
            <w:vAlign w:val="center"/>
            <w:hideMark/>
          </w:tcPr>
          <w:p w14:paraId="1170A255" w14:textId="77777777" w:rsidR="00DD46EC" w:rsidRPr="009474CC" w:rsidRDefault="00DD46EC" w:rsidP="00F86714">
            <w:pPr>
              <w:spacing w:before="40" w:after="40"/>
              <w:jc w:val="center"/>
              <w:rPr>
                <w:sz w:val="22"/>
                <w:szCs w:val="22"/>
              </w:rPr>
            </w:pPr>
            <w:r w:rsidRPr="009474CC">
              <w:rPr>
                <w:color w:val="000000"/>
                <w:sz w:val="22"/>
                <w:szCs w:val="22"/>
              </w:rPr>
              <w:t>2.344</w:t>
            </w:r>
          </w:p>
        </w:tc>
      </w:tr>
      <w:tr w:rsidR="00481BE6" w:rsidRPr="00DD46EC" w14:paraId="53FDDFB3" w14:textId="77777777" w:rsidTr="00481BE6">
        <w:trPr>
          <w:trHeight w:val="339"/>
        </w:trPr>
        <w:tc>
          <w:tcPr>
            <w:tcW w:w="3060" w:type="dxa"/>
            <w:tcMar>
              <w:top w:w="0" w:type="dxa"/>
              <w:left w:w="108" w:type="dxa"/>
              <w:bottom w:w="0" w:type="dxa"/>
              <w:right w:w="108" w:type="dxa"/>
            </w:tcMar>
            <w:vAlign w:val="center"/>
            <w:hideMark/>
          </w:tcPr>
          <w:p w14:paraId="7362BB4F" w14:textId="77777777" w:rsidR="00DD46EC" w:rsidRPr="009474CC" w:rsidRDefault="00DD46EC" w:rsidP="00F86714">
            <w:pPr>
              <w:spacing w:before="40" w:after="40"/>
              <w:rPr>
                <w:sz w:val="22"/>
                <w:szCs w:val="22"/>
              </w:rPr>
            </w:pPr>
            <w:r w:rsidRPr="009474CC">
              <w:rPr>
                <w:color w:val="000000"/>
                <w:sz w:val="22"/>
                <w:szCs w:val="22"/>
              </w:rPr>
              <w:t>  BA/BS Degree</w:t>
            </w:r>
          </w:p>
        </w:tc>
        <w:tc>
          <w:tcPr>
            <w:tcW w:w="236" w:type="dxa"/>
            <w:tcMar>
              <w:top w:w="0" w:type="dxa"/>
              <w:left w:w="108" w:type="dxa"/>
              <w:bottom w:w="0" w:type="dxa"/>
              <w:right w:w="108" w:type="dxa"/>
            </w:tcMar>
            <w:vAlign w:val="center"/>
            <w:hideMark/>
          </w:tcPr>
          <w:p w14:paraId="2DB8CE25" w14:textId="77777777" w:rsidR="00DD46EC" w:rsidRPr="009474CC" w:rsidRDefault="00DD46EC" w:rsidP="00F86714">
            <w:pPr>
              <w:spacing w:before="40" w:after="40"/>
              <w:jc w:val="center"/>
              <w:rPr>
                <w:sz w:val="22"/>
                <w:szCs w:val="22"/>
              </w:rPr>
            </w:pPr>
            <w:r w:rsidRPr="009474CC">
              <w:rPr>
                <w:color w:val="000000"/>
                <w:sz w:val="22"/>
                <w:szCs w:val="22"/>
              </w:rPr>
              <w:t>0.007</w:t>
            </w:r>
          </w:p>
        </w:tc>
        <w:tc>
          <w:tcPr>
            <w:tcW w:w="947" w:type="dxa"/>
            <w:gridSpan w:val="2"/>
            <w:tcMar>
              <w:top w:w="0" w:type="dxa"/>
              <w:left w:w="108" w:type="dxa"/>
              <w:bottom w:w="0" w:type="dxa"/>
              <w:right w:w="108" w:type="dxa"/>
            </w:tcMar>
            <w:vAlign w:val="center"/>
            <w:hideMark/>
          </w:tcPr>
          <w:p w14:paraId="25C93271" w14:textId="77777777" w:rsidR="00DD46EC" w:rsidRPr="009474CC" w:rsidRDefault="00DD46EC" w:rsidP="00F86714">
            <w:pPr>
              <w:spacing w:before="40" w:after="40"/>
              <w:jc w:val="center"/>
              <w:rPr>
                <w:sz w:val="22"/>
                <w:szCs w:val="22"/>
              </w:rPr>
            </w:pPr>
            <w:r w:rsidRPr="009474CC">
              <w:rPr>
                <w:color w:val="000000"/>
                <w:sz w:val="22"/>
                <w:szCs w:val="22"/>
              </w:rPr>
              <w:t>2.246</w:t>
            </w:r>
          </w:p>
        </w:tc>
        <w:tc>
          <w:tcPr>
            <w:tcW w:w="1683" w:type="dxa"/>
            <w:tcMar>
              <w:top w:w="0" w:type="dxa"/>
              <w:left w:w="108" w:type="dxa"/>
              <w:bottom w:w="0" w:type="dxa"/>
              <w:right w:w="108" w:type="dxa"/>
            </w:tcMar>
            <w:vAlign w:val="center"/>
            <w:hideMark/>
          </w:tcPr>
          <w:p w14:paraId="32A0DA17" w14:textId="77777777" w:rsidR="00DD46EC" w:rsidRPr="009474CC" w:rsidRDefault="00DD46EC" w:rsidP="00F86714">
            <w:pPr>
              <w:spacing w:before="40" w:after="40"/>
              <w:jc w:val="center"/>
              <w:rPr>
                <w:sz w:val="22"/>
                <w:szCs w:val="22"/>
              </w:rPr>
            </w:pPr>
            <w:r w:rsidRPr="009474CC">
              <w:rPr>
                <w:color w:val="000000"/>
                <w:sz w:val="22"/>
                <w:szCs w:val="22"/>
              </w:rPr>
              <w:t>-0.025</w:t>
            </w:r>
          </w:p>
        </w:tc>
        <w:tc>
          <w:tcPr>
            <w:tcW w:w="946" w:type="dxa"/>
            <w:gridSpan w:val="2"/>
            <w:tcMar>
              <w:top w:w="0" w:type="dxa"/>
              <w:left w:w="108" w:type="dxa"/>
              <w:bottom w:w="0" w:type="dxa"/>
              <w:right w:w="108" w:type="dxa"/>
            </w:tcMar>
            <w:vAlign w:val="center"/>
            <w:hideMark/>
          </w:tcPr>
          <w:p w14:paraId="5FDB714E" w14:textId="77777777" w:rsidR="00DD46EC" w:rsidRPr="009474CC" w:rsidRDefault="00DD46EC" w:rsidP="00F86714">
            <w:pPr>
              <w:spacing w:before="40" w:after="40"/>
              <w:jc w:val="center"/>
              <w:rPr>
                <w:sz w:val="22"/>
                <w:szCs w:val="22"/>
              </w:rPr>
            </w:pPr>
            <w:r w:rsidRPr="009474CC">
              <w:rPr>
                <w:color w:val="000000"/>
                <w:sz w:val="22"/>
                <w:szCs w:val="22"/>
              </w:rPr>
              <w:t>-9.608</w:t>
            </w:r>
          </w:p>
        </w:tc>
        <w:tc>
          <w:tcPr>
            <w:tcW w:w="1603" w:type="dxa"/>
            <w:tcMar>
              <w:top w:w="0" w:type="dxa"/>
              <w:left w:w="108" w:type="dxa"/>
              <w:bottom w:w="0" w:type="dxa"/>
              <w:right w:w="108" w:type="dxa"/>
            </w:tcMar>
            <w:vAlign w:val="center"/>
            <w:hideMark/>
          </w:tcPr>
          <w:p w14:paraId="0096AC16" w14:textId="77777777" w:rsidR="00DD46EC" w:rsidRPr="009474CC" w:rsidRDefault="00DD46EC" w:rsidP="00F86714">
            <w:pPr>
              <w:spacing w:before="40" w:after="40"/>
              <w:jc w:val="center"/>
              <w:rPr>
                <w:sz w:val="22"/>
                <w:szCs w:val="22"/>
              </w:rPr>
            </w:pPr>
            <w:r w:rsidRPr="009474CC">
              <w:rPr>
                <w:color w:val="000000"/>
                <w:sz w:val="22"/>
                <w:szCs w:val="22"/>
              </w:rPr>
              <w:t>-0.015</w:t>
            </w:r>
          </w:p>
        </w:tc>
        <w:tc>
          <w:tcPr>
            <w:tcW w:w="0" w:type="auto"/>
            <w:tcMar>
              <w:top w:w="0" w:type="dxa"/>
              <w:left w:w="108" w:type="dxa"/>
              <w:bottom w:w="0" w:type="dxa"/>
              <w:right w:w="108" w:type="dxa"/>
            </w:tcMar>
            <w:vAlign w:val="center"/>
            <w:hideMark/>
          </w:tcPr>
          <w:p w14:paraId="2F5466F0" w14:textId="77777777" w:rsidR="00DD46EC" w:rsidRPr="009474CC" w:rsidRDefault="00DD46EC" w:rsidP="00F86714">
            <w:pPr>
              <w:spacing w:before="40" w:after="40"/>
              <w:jc w:val="center"/>
              <w:rPr>
                <w:sz w:val="22"/>
                <w:szCs w:val="22"/>
              </w:rPr>
            </w:pPr>
            <w:r w:rsidRPr="009474CC">
              <w:rPr>
                <w:color w:val="000000"/>
                <w:sz w:val="22"/>
                <w:szCs w:val="22"/>
              </w:rPr>
              <w:t>-5.319</w:t>
            </w:r>
          </w:p>
        </w:tc>
      </w:tr>
      <w:tr w:rsidR="00481BE6" w:rsidRPr="00DD46EC" w14:paraId="320593C8" w14:textId="77777777" w:rsidTr="00481BE6">
        <w:trPr>
          <w:trHeight w:val="339"/>
        </w:trPr>
        <w:tc>
          <w:tcPr>
            <w:tcW w:w="3060" w:type="dxa"/>
            <w:tcBorders>
              <w:bottom w:val="single" w:sz="4" w:space="0" w:color="000000"/>
            </w:tcBorders>
            <w:tcMar>
              <w:top w:w="0" w:type="dxa"/>
              <w:left w:w="108" w:type="dxa"/>
              <w:bottom w:w="0" w:type="dxa"/>
              <w:right w:w="108" w:type="dxa"/>
            </w:tcMar>
            <w:vAlign w:val="center"/>
            <w:hideMark/>
          </w:tcPr>
          <w:p w14:paraId="4D7BCB8D" w14:textId="77777777" w:rsidR="00DD46EC" w:rsidRPr="009474CC" w:rsidRDefault="00DD46EC" w:rsidP="00F86714">
            <w:pPr>
              <w:spacing w:before="40" w:after="40"/>
              <w:rPr>
                <w:sz w:val="22"/>
                <w:szCs w:val="22"/>
              </w:rPr>
            </w:pPr>
            <w:r w:rsidRPr="009474CC">
              <w:rPr>
                <w:color w:val="000000"/>
                <w:sz w:val="22"/>
                <w:szCs w:val="22"/>
              </w:rPr>
              <w:t>  Graduate Degree</w:t>
            </w:r>
          </w:p>
        </w:tc>
        <w:tc>
          <w:tcPr>
            <w:tcW w:w="236" w:type="dxa"/>
            <w:tcBorders>
              <w:bottom w:val="single" w:sz="4" w:space="0" w:color="000000"/>
            </w:tcBorders>
            <w:tcMar>
              <w:top w:w="0" w:type="dxa"/>
              <w:left w:w="108" w:type="dxa"/>
              <w:bottom w:w="0" w:type="dxa"/>
              <w:right w:w="108" w:type="dxa"/>
            </w:tcMar>
            <w:vAlign w:val="center"/>
            <w:hideMark/>
          </w:tcPr>
          <w:p w14:paraId="213CC993" w14:textId="77777777" w:rsidR="00DD46EC" w:rsidRPr="009474CC" w:rsidRDefault="00DD46EC" w:rsidP="00F86714">
            <w:pPr>
              <w:spacing w:before="40" w:after="40"/>
              <w:jc w:val="center"/>
              <w:rPr>
                <w:sz w:val="22"/>
                <w:szCs w:val="22"/>
              </w:rPr>
            </w:pPr>
            <w:r w:rsidRPr="009474CC">
              <w:rPr>
                <w:color w:val="000000"/>
                <w:sz w:val="22"/>
                <w:szCs w:val="22"/>
              </w:rPr>
              <w:t>0.054</w:t>
            </w:r>
          </w:p>
        </w:tc>
        <w:tc>
          <w:tcPr>
            <w:tcW w:w="947" w:type="dxa"/>
            <w:gridSpan w:val="2"/>
            <w:tcBorders>
              <w:bottom w:val="single" w:sz="4" w:space="0" w:color="000000"/>
            </w:tcBorders>
            <w:tcMar>
              <w:top w:w="0" w:type="dxa"/>
              <w:left w:w="108" w:type="dxa"/>
              <w:bottom w:w="0" w:type="dxa"/>
              <w:right w:w="108" w:type="dxa"/>
            </w:tcMar>
            <w:vAlign w:val="center"/>
            <w:hideMark/>
          </w:tcPr>
          <w:p w14:paraId="340DCEB7" w14:textId="77777777" w:rsidR="00DD46EC" w:rsidRPr="009474CC" w:rsidRDefault="00DD46EC" w:rsidP="00F86714">
            <w:pPr>
              <w:spacing w:before="40" w:after="40"/>
              <w:jc w:val="center"/>
              <w:rPr>
                <w:sz w:val="22"/>
                <w:szCs w:val="22"/>
              </w:rPr>
            </w:pPr>
            <w:r w:rsidRPr="009474CC">
              <w:rPr>
                <w:color w:val="000000"/>
                <w:sz w:val="22"/>
                <w:szCs w:val="22"/>
              </w:rPr>
              <w:t>16.368</w:t>
            </w:r>
          </w:p>
        </w:tc>
        <w:tc>
          <w:tcPr>
            <w:tcW w:w="1683" w:type="dxa"/>
            <w:tcBorders>
              <w:bottom w:val="single" w:sz="4" w:space="0" w:color="000000"/>
            </w:tcBorders>
            <w:tcMar>
              <w:top w:w="0" w:type="dxa"/>
              <w:left w:w="108" w:type="dxa"/>
              <w:bottom w:w="0" w:type="dxa"/>
              <w:right w:w="108" w:type="dxa"/>
            </w:tcMar>
            <w:vAlign w:val="center"/>
            <w:hideMark/>
          </w:tcPr>
          <w:p w14:paraId="10C012CF" w14:textId="77777777" w:rsidR="00DD46EC" w:rsidRPr="009474CC" w:rsidRDefault="00DD46EC" w:rsidP="00F86714">
            <w:pPr>
              <w:spacing w:before="40" w:after="40"/>
              <w:jc w:val="center"/>
              <w:rPr>
                <w:sz w:val="22"/>
                <w:szCs w:val="22"/>
              </w:rPr>
            </w:pPr>
            <w:r w:rsidRPr="009474CC">
              <w:rPr>
                <w:color w:val="000000"/>
                <w:sz w:val="22"/>
                <w:szCs w:val="22"/>
              </w:rPr>
              <w:t>0.054</w:t>
            </w:r>
          </w:p>
        </w:tc>
        <w:tc>
          <w:tcPr>
            <w:tcW w:w="946" w:type="dxa"/>
            <w:gridSpan w:val="2"/>
            <w:tcBorders>
              <w:bottom w:val="single" w:sz="4" w:space="0" w:color="000000"/>
            </w:tcBorders>
            <w:tcMar>
              <w:top w:w="0" w:type="dxa"/>
              <w:left w:w="108" w:type="dxa"/>
              <w:bottom w:w="0" w:type="dxa"/>
              <w:right w:w="108" w:type="dxa"/>
            </w:tcMar>
            <w:vAlign w:val="center"/>
            <w:hideMark/>
          </w:tcPr>
          <w:p w14:paraId="339E37E3" w14:textId="77777777" w:rsidR="00DD46EC" w:rsidRPr="009474CC" w:rsidRDefault="00DD46EC" w:rsidP="00F86714">
            <w:pPr>
              <w:spacing w:before="40" w:after="40"/>
              <w:jc w:val="center"/>
              <w:rPr>
                <w:sz w:val="22"/>
                <w:szCs w:val="22"/>
              </w:rPr>
            </w:pPr>
            <w:r w:rsidRPr="009474CC">
              <w:rPr>
                <w:color w:val="000000"/>
                <w:sz w:val="22"/>
                <w:szCs w:val="22"/>
              </w:rPr>
              <w:t>19.916</w:t>
            </w:r>
          </w:p>
        </w:tc>
        <w:tc>
          <w:tcPr>
            <w:tcW w:w="1603" w:type="dxa"/>
            <w:tcBorders>
              <w:bottom w:val="single" w:sz="4" w:space="0" w:color="000000"/>
            </w:tcBorders>
            <w:tcMar>
              <w:top w:w="0" w:type="dxa"/>
              <w:left w:w="108" w:type="dxa"/>
              <w:bottom w:w="0" w:type="dxa"/>
              <w:right w:w="108" w:type="dxa"/>
            </w:tcMar>
            <w:vAlign w:val="center"/>
            <w:hideMark/>
          </w:tcPr>
          <w:p w14:paraId="57D2CB24" w14:textId="77777777" w:rsidR="00DD46EC" w:rsidRPr="009474CC" w:rsidRDefault="00DD46EC" w:rsidP="00F86714">
            <w:pPr>
              <w:spacing w:before="40" w:after="40"/>
              <w:jc w:val="center"/>
              <w:rPr>
                <w:sz w:val="22"/>
                <w:szCs w:val="22"/>
              </w:rPr>
            </w:pPr>
            <w:r w:rsidRPr="009474CC">
              <w:rPr>
                <w:color w:val="000000"/>
                <w:sz w:val="22"/>
                <w:szCs w:val="22"/>
              </w:rPr>
              <w:t>0.054</w:t>
            </w:r>
          </w:p>
        </w:tc>
        <w:tc>
          <w:tcPr>
            <w:tcW w:w="0" w:type="auto"/>
            <w:tcBorders>
              <w:bottom w:val="single" w:sz="4" w:space="0" w:color="000000"/>
            </w:tcBorders>
            <w:tcMar>
              <w:top w:w="0" w:type="dxa"/>
              <w:left w:w="108" w:type="dxa"/>
              <w:bottom w:w="0" w:type="dxa"/>
              <w:right w:w="108" w:type="dxa"/>
            </w:tcMar>
            <w:vAlign w:val="center"/>
            <w:hideMark/>
          </w:tcPr>
          <w:p w14:paraId="4CC80F73" w14:textId="77777777" w:rsidR="00DD46EC" w:rsidRPr="009474CC" w:rsidRDefault="00DD46EC" w:rsidP="00F86714">
            <w:pPr>
              <w:spacing w:before="40" w:after="40"/>
              <w:jc w:val="center"/>
              <w:rPr>
                <w:sz w:val="22"/>
                <w:szCs w:val="22"/>
              </w:rPr>
            </w:pPr>
            <w:r w:rsidRPr="009474CC">
              <w:rPr>
                <w:color w:val="000000"/>
                <w:sz w:val="22"/>
                <w:szCs w:val="22"/>
              </w:rPr>
              <w:t>19.332</w:t>
            </w:r>
          </w:p>
        </w:tc>
      </w:tr>
    </w:tbl>
    <w:p w14:paraId="1B0333CE" w14:textId="1DED068F" w:rsidR="00DD46EC" w:rsidRPr="00DD46EC" w:rsidRDefault="00DD46EC" w:rsidP="00F86714">
      <w:pPr>
        <w:spacing w:after="240"/>
      </w:pPr>
    </w:p>
    <w:p w14:paraId="7E98C7F8" w14:textId="4107786A" w:rsidR="00FC177C" w:rsidRPr="00301C08" w:rsidRDefault="00DD46EC" w:rsidP="00F86714">
      <w:pPr>
        <w:rPr>
          <w:b/>
          <w:bCs/>
          <w:color w:val="000000"/>
        </w:rPr>
      </w:pPr>
      <w:r w:rsidRPr="00DD46EC">
        <w:rPr>
          <w:b/>
          <w:bCs/>
          <w:color w:val="000000"/>
        </w:rPr>
        <w:t xml:space="preserve">VI. Sensitivity of Results to Using Weekly (instead of Hourly) Earnings, Excluding Wage Outliers, or Excluding or Controlling </w:t>
      </w:r>
      <w:r w:rsidR="00D51AB0" w:rsidRPr="00DD46EC">
        <w:rPr>
          <w:b/>
          <w:bCs/>
          <w:color w:val="000000"/>
        </w:rPr>
        <w:t>for</w:t>
      </w:r>
      <w:r w:rsidRPr="00DD46EC">
        <w:rPr>
          <w:b/>
          <w:bCs/>
          <w:color w:val="000000"/>
        </w:rPr>
        <w:t xml:space="preserve"> Highest Wage MSAs </w:t>
      </w:r>
    </w:p>
    <w:p w14:paraId="10A904E7" w14:textId="480FD125" w:rsidR="00DD46EC" w:rsidRPr="00DD46EC" w:rsidRDefault="00DD46EC" w:rsidP="00F86714">
      <w:pPr>
        <w:ind w:firstLine="720"/>
      </w:pPr>
      <w:r w:rsidRPr="00DD46EC">
        <w:rPr>
          <w:color w:val="000000"/>
        </w:rPr>
        <w:t xml:space="preserve">Some studies we referenced </w:t>
      </w:r>
      <w:r w:rsidR="007018D8">
        <w:rPr>
          <w:color w:val="000000"/>
        </w:rPr>
        <w:t>in the main text</w:t>
      </w:r>
      <w:r w:rsidRPr="00DD46EC">
        <w:rPr>
          <w:color w:val="000000"/>
        </w:rPr>
        <w:t xml:space="preserve"> used weekly earnings rather than hourly wages in their study of wage inequality. This is partly motivated by the concern that combining three estimates—annual income, number of weeks worked, and number of hours worked in a typical week–as is done to construct the measure of hourly wages that we used, may </w:t>
      </w:r>
      <w:r w:rsidR="00554D87">
        <w:rPr>
          <w:color w:val="000000"/>
        </w:rPr>
        <w:t>add error relative to</w:t>
      </w:r>
      <w:r w:rsidRPr="00DD46EC">
        <w:rPr>
          <w:color w:val="000000"/>
        </w:rPr>
        <w:t xml:space="preserve"> using the first two only. Table A8 shows results from using weekly earnings for our main decomposition; it made little difference. Our findings are also robust to the option of excluding top- and bottom-earners, rather than imputing them with top- or bottom-codes as we did in the main analysis (Table A8). </w:t>
      </w:r>
    </w:p>
    <w:p w14:paraId="3F2DC3AC" w14:textId="5FF07FDE" w:rsidR="00DD46EC" w:rsidRPr="00DD46EC" w:rsidRDefault="00DD46EC" w:rsidP="00F86714">
      <w:pPr>
        <w:ind w:firstLine="720"/>
      </w:pPr>
      <w:r w:rsidRPr="00DD46EC">
        <w:rPr>
          <w:color w:val="000000"/>
        </w:rPr>
        <w:lastRenderedPageBreak/>
        <w:t xml:space="preserve">We also wanted to see if high-wage coastal MSAs where housing prices might have biased our results. </w:t>
      </w:r>
      <w:r w:rsidR="00554D87">
        <w:rPr>
          <w:color w:val="000000"/>
        </w:rPr>
        <w:t xml:space="preserve">Perhaps </w:t>
      </w:r>
      <w:r w:rsidRPr="00DD46EC">
        <w:rPr>
          <w:color w:val="000000"/>
        </w:rPr>
        <w:t xml:space="preserve">the increased wage gap between PM and NPM might, in part, reflect increased concentration of well-educated PM workers in large high-wage MSAs. If these largely coastal MSAs had disproportionate increases in housing prices, our national inflation adjustment methods might lead data to overstate relative buying power of earned wages in these cities, and, because graduate-educated PM workers live disproportionately in them, our results might overstate how much compositional change in education contributed to the increased PM-to-NPM wage gap. However, deleting all respondents from the 10 highest-wage MSAs changed decomposition results very little (Table A8); differential compositional change between PM and NPM in the proportion with graduate degrees explained 19% of the increased gap in both the original and this sensitivity analysis with the 10 highest wage MSAs removed. In a variation of this test, we kept the top wage MSAs in the analysis, but created an indicator variable for whether a respondent was in one of them in the given </w:t>
      </w:r>
      <w:proofErr w:type="gramStart"/>
      <w:r w:rsidRPr="00DD46EC">
        <w:rPr>
          <w:color w:val="000000"/>
        </w:rPr>
        <w:t>year, and</w:t>
      </w:r>
      <w:proofErr w:type="gramEnd"/>
      <w:r w:rsidRPr="00DD46EC">
        <w:rPr>
          <w:color w:val="000000"/>
        </w:rPr>
        <w:t xml:space="preserve"> controlled for the variable. Conclusions about the approximate and relative size of D2 and D4 changed little (Table A8). </w:t>
      </w:r>
    </w:p>
    <w:p w14:paraId="59B86856" w14:textId="77777777" w:rsidR="00DD46EC" w:rsidRPr="00DD46EC" w:rsidRDefault="00DD46EC" w:rsidP="00F86714"/>
    <w:tbl>
      <w:tblPr>
        <w:tblW w:w="9421" w:type="dxa"/>
        <w:tblCellMar>
          <w:top w:w="15" w:type="dxa"/>
          <w:left w:w="15" w:type="dxa"/>
          <w:bottom w:w="15" w:type="dxa"/>
          <w:right w:w="15" w:type="dxa"/>
        </w:tblCellMar>
        <w:tblLook w:val="04A0" w:firstRow="1" w:lastRow="0" w:firstColumn="1" w:lastColumn="0" w:noHBand="0" w:noVBand="1"/>
      </w:tblPr>
      <w:tblGrid>
        <w:gridCol w:w="2074"/>
        <w:gridCol w:w="1586"/>
        <w:gridCol w:w="1663"/>
        <w:gridCol w:w="1301"/>
        <w:gridCol w:w="1219"/>
        <w:gridCol w:w="1578"/>
      </w:tblGrid>
      <w:tr w:rsidR="00DD46EC" w:rsidRPr="00DD46EC" w14:paraId="76ACC9E8" w14:textId="77777777" w:rsidTr="002376D1">
        <w:trPr>
          <w:trHeight w:val="746"/>
        </w:trPr>
        <w:tc>
          <w:tcPr>
            <w:tcW w:w="0" w:type="auto"/>
            <w:gridSpan w:val="6"/>
            <w:tcBorders>
              <w:bottom w:val="single" w:sz="4" w:space="0" w:color="000000"/>
            </w:tcBorders>
            <w:tcMar>
              <w:top w:w="0" w:type="dxa"/>
              <w:left w:w="100" w:type="dxa"/>
              <w:bottom w:w="0" w:type="dxa"/>
              <w:right w:w="100" w:type="dxa"/>
            </w:tcMar>
            <w:hideMark/>
          </w:tcPr>
          <w:p w14:paraId="128796B1" w14:textId="4DF98660" w:rsidR="00DD46EC" w:rsidRPr="00DD46EC" w:rsidRDefault="00DD46EC" w:rsidP="00F86714">
            <w:pPr>
              <w:spacing w:before="40" w:after="40"/>
              <w:ind w:left="100" w:right="100"/>
            </w:pPr>
            <w:r w:rsidRPr="00DD46EC">
              <w:rPr>
                <w:color w:val="000000"/>
              </w:rPr>
              <w:t xml:space="preserve">Table A8. </w:t>
            </w:r>
            <w:r w:rsidR="00584433">
              <w:rPr>
                <w:color w:val="000000"/>
              </w:rPr>
              <w:t xml:space="preserve">Percent of Change in PM-to-NPM Ln Wage Gap Explained by Education </w:t>
            </w:r>
            <w:r w:rsidR="00584433" w:rsidRPr="00DD46EC">
              <w:rPr>
                <w:color w:val="000000"/>
              </w:rPr>
              <w:t xml:space="preserve">from </w:t>
            </w:r>
            <w:r w:rsidR="00584433">
              <w:rPr>
                <w:color w:val="000000"/>
              </w:rPr>
              <w:t>D</w:t>
            </w:r>
            <w:r w:rsidR="00584433" w:rsidRPr="00DD46EC">
              <w:rPr>
                <w:color w:val="000000"/>
              </w:rPr>
              <w:t xml:space="preserve">ecomposition-of-change </w:t>
            </w:r>
            <w:r w:rsidRPr="00DD46EC">
              <w:rPr>
                <w:color w:val="000000"/>
              </w:rPr>
              <w:t xml:space="preserve">with different decisions </w:t>
            </w:r>
            <w:r w:rsidR="00AB1CB0">
              <w:rPr>
                <w:color w:val="000000"/>
              </w:rPr>
              <w:t xml:space="preserve">on using weekly </w:t>
            </w:r>
            <w:r w:rsidR="00E721B5">
              <w:rPr>
                <w:color w:val="000000"/>
              </w:rPr>
              <w:t>versus</w:t>
            </w:r>
            <w:r w:rsidR="00AB1CB0">
              <w:rPr>
                <w:color w:val="000000"/>
              </w:rPr>
              <w:t xml:space="preserve"> hourly earnings, dropping (versus top- and bottom-coding) outliers, and treatment of top 10 MSAs in wage</w:t>
            </w:r>
            <w:r w:rsidR="00D51AB0">
              <w:rPr>
                <w:color w:val="000000"/>
              </w:rPr>
              <w:t xml:space="preserve">, </w:t>
            </w:r>
            <w:r w:rsidRPr="00DD46EC">
              <w:rPr>
                <w:color w:val="000000"/>
              </w:rPr>
              <w:t>1980-2019</w:t>
            </w:r>
          </w:p>
        </w:tc>
      </w:tr>
      <w:tr w:rsidR="00601AAA" w:rsidRPr="00DD46EC" w14:paraId="02491B8F" w14:textId="77777777" w:rsidTr="002376D1">
        <w:trPr>
          <w:trHeight w:hRule="exact" w:val="331"/>
        </w:trPr>
        <w:tc>
          <w:tcPr>
            <w:tcW w:w="9421" w:type="dxa"/>
            <w:gridSpan w:val="6"/>
            <w:tcBorders>
              <w:top w:val="single" w:sz="4" w:space="0" w:color="000000"/>
              <w:bottom w:val="single" w:sz="4" w:space="0" w:color="000000"/>
            </w:tcBorders>
            <w:tcMar>
              <w:top w:w="0" w:type="dxa"/>
              <w:left w:w="100" w:type="dxa"/>
              <w:bottom w:w="0" w:type="dxa"/>
              <w:right w:w="100" w:type="dxa"/>
            </w:tcMar>
            <w:hideMark/>
          </w:tcPr>
          <w:p w14:paraId="4627DCA9" w14:textId="42269D57" w:rsidR="00601AAA" w:rsidRPr="00DD46EC" w:rsidRDefault="00601AAA" w:rsidP="00F86714">
            <w:pPr>
              <w:spacing w:before="40" w:after="40"/>
              <w:ind w:left="100" w:right="100"/>
              <w:jc w:val="center"/>
            </w:pPr>
            <w:r w:rsidRPr="00DD46EC">
              <w:rPr>
                <w:color w:val="000000"/>
              </w:rPr>
              <w:t xml:space="preserve">% </w:t>
            </w:r>
            <w:proofErr w:type="gramStart"/>
            <w:r w:rsidRPr="00DD46EC">
              <w:rPr>
                <w:color w:val="000000"/>
              </w:rPr>
              <w:t>of</w:t>
            </w:r>
            <w:proofErr w:type="gramEnd"/>
            <w:r w:rsidRPr="00DD46EC">
              <w:rPr>
                <w:color w:val="000000"/>
              </w:rPr>
              <w:t xml:space="preserve"> total</w:t>
            </w:r>
          </w:p>
        </w:tc>
      </w:tr>
      <w:tr w:rsidR="00601AAA" w:rsidRPr="00DD46EC" w14:paraId="652BF2C5" w14:textId="77777777" w:rsidTr="002376D1">
        <w:trPr>
          <w:trHeight w:hRule="exact" w:val="376"/>
        </w:trPr>
        <w:tc>
          <w:tcPr>
            <w:tcW w:w="2308" w:type="dxa"/>
            <w:tcBorders>
              <w:top w:val="single" w:sz="4" w:space="0" w:color="000000"/>
              <w:bottom w:val="single" w:sz="4" w:space="0" w:color="000000"/>
            </w:tcBorders>
            <w:tcMar>
              <w:top w:w="0" w:type="dxa"/>
              <w:left w:w="100" w:type="dxa"/>
              <w:bottom w:w="0" w:type="dxa"/>
              <w:right w:w="100" w:type="dxa"/>
            </w:tcMar>
            <w:hideMark/>
          </w:tcPr>
          <w:p w14:paraId="49B30076" w14:textId="1D815CBD" w:rsidR="00DD46EC" w:rsidRPr="00601AAA" w:rsidRDefault="00DD46EC" w:rsidP="00F86714">
            <w:pPr>
              <w:jc w:val="center"/>
              <w:rPr>
                <w:i/>
                <w:iCs/>
              </w:rPr>
            </w:pPr>
          </w:p>
        </w:tc>
        <w:tc>
          <w:tcPr>
            <w:tcW w:w="1463" w:type="dxa"/>
            <w:tcBorders>
              <w:top w:val="single" w:sz="4" w:space="0" w:color="000000"/>
              <w:bottom w:val="single" w:sz="4" w:space="0" w:color="000000"/>
            </w:tcBorders>
            <w:tcMar>
              <w:top w:w="0" w:type="dxa"/>
              <w:left w:w="100" w:type="dxa"/>
              <w:bottom w:w="0" w:type="dxa"/>
              <w:right w:w="100" w:type="dxa"/>
            </w:tcMar>
            <w:hideMark/>
          </w:tcPr>
          <w:p w14:paraId="73257B98" w14:textId="77777777" w:rsidR="00DD46EC" w:rsidRPr="00DD46EC" w:rsidRDefault="00DD46EC" w:rsidP="00F86714">
            <w:pPr>
              <w:spacing w:before="40" w:after="40"/>
              <w:ind w:left="100" w:right="100"/>
              <w:jc w:val="center"/>
            </w:pPr>
            <w:r w:rsidRPr="00DD46EC">
              <w:rPr>
                <w:color w:val="000000"/>
              </w:rPr>
              <w:t>Original</w:t>
            </w:r>
          </w:p>
        </w:tc>
        <w:tc>
          <w:tcPr>
            <w:tcW w:w="1637" w:type="dxa"/>
            <w:tcBorders>
              <w:top w:val="single" w:sz="4" w:space="0" w:color="000000"/>
              <w:bottom w:val="single" w:sz="4" w:space="0" w:color="000000"/>
            </w:tcBorders>
            <w:tcMar>
              <w:top w:w="0" w:type="dxa"/>
              <w:left w:w="100" w:type="dxa"/>
              <w:bottom w:w="0" w:type="dxa"/>
              <w:right w:w="100" w:type="dxa"/>
            </w:tcMar>
            <w:hideMark/>
          </w:tcPr>
          <w:p w14:paraId="00036711" w14:textId="77777777" w:rsidR="00DD46EC" w:rsidRPr="00DD46EC" w:rsidRDefault="00DD46EC" w:rsidP="00F86714">
            <w:pPr>
              <w:spacing w:before="40" w:after="40"/>
              <w:ind w:left="100" w:right="100"/>
              <w:jc w:val="center"/>
            </w:pPr>
            <w:r w:rsidRPr="00DD46EC">
              <w:rPr>
                <w:color w:val="000000"/>
              </w:rPr>
              <w:t>Weekly earnings</w:t>
            </w:r>
          </w:p>
        </w:tc>
        <w:tc>
          <w:tcPr>
            <w:tcW w:w="1281" w:type="dxa"/>
            <w:tcBorders>
              <w:top w:val="single" w:sz="4" w:space="0" w:color="000000"/>
              <w:bottom w:val="single" w:sz="4" w:space="0" w:color="000000"/>
            </w:tcBorders>
            <w:hideMark/>
          </w:tcPr>
          <w:p w14:paraId="1D959992" w14:textId="77777777" w:rsidR="00DD46EC" w:rsidRPr="00DD46EC" w:rsidRDefault="00DD46EC" w:rsidP="00F86714">
            <w:pPr>
              <w:spacing w:before="40" w:after="40"/>
              <w:ind w:left="100" w:right="100"/>
              <w:jc w:val="center"/>
            </w:pPr>
            <w:r w:rsidRPr="00DD46EC">
              <w:rPr>
                <w:color w:val="000000"/>
              </w:rPr>
              <w:t>Drop outliers</w:t>
            </w:r>
          </w:p>
        </w:tc>
        <w:tc>
          <w:tcPr>
            <w:tcW w:w="1200" w:type="dxa"/>
            <w:tcBorders>
              <w:top w:val="single" w:sz="4" w:space="0" w:color="000000"/>
              <w:bottom w:val="single" w:sz="4" w:space="0" w:color="000000"/>
            </w:tcBorders>
            <w:hideMark/>
          </w:tcPr>
          <w:p w14:paraId="0F3137D5" w14:textId="77777777" w:rsidR="00DD46EC" w:rsidRPr="00DD46EC" w:rsidRDefault="00DD46EC" w:rsidP="00F86714">
            <w:pPr>
              <w:spacing w:before="40" w:after="40"/>
              <w:ind w:left="100" w:right="100"/>
              <w:jc w:val="center"/>
            </w:pPr>
            <w:r w:rsidRPr="00DD46EC">
              <w:rPr>
                <w:color w:val="000000"/>
              </w:rPr>
              <w:t>Drop top MSAs</w:t>
            </w:r>
          </w:p>
        </w:tc>
        <w:tc>
          <w:tcPr>
            <w:tcW w:w="0" w:type="auto"/>
            <w:tcBorders>
              <w:top w:val="single" w:sz="4" w:space="0" w:color="000000"/>
              <w:bottom w:val="single" w:sz="4" w:space="0" w:color="000000"/>
            </w:tcBorders>
            <w:hideMark/>
          </w:tcPr>
          <w:p w14:paraId="6E3793BF" w14:textId="77777777" w:rsidR="00DD46EC" w:rsidRPr="00DD46EC" w:rsidRDefault="00DD46EC" w:rsidP="00F86714">
            <w:pPr>
              <w:spacing w:before="40" w:after="40"/>
              <w:ind w:left="100" w:right="100"/>
              <w:jc w:val="center"/>
            </w:pPr>
            <w:r w:rsidRPr="00DD46EC">
              <w:rPr>
                <w:color w:val="000000"/>
              </w:rPr>
              <w:t>Top MSA dummy</w:t>
            </w:r>
          </w:p>
        </w:tc>
      </w:tr>
      <w:tr w:rsidR="00DD46EC" w:rsidRPr="00DD46EC" w14:paraId="34B515C1" w14:textId="77777777" w:rsidTr="002376D1">
        <w:trPr>
          <w:trHeight w:hRule="exact" w:val="433"/>
        </w:trPr>
        <w:tc>
          <w:tcPr>
            <w:tcW w:w="0" w:type="auto"/>
            <w:gridSpan w:val="6"/>
            <w:tcBorders>
              <w:top w:val="single" w:sz="4" w:space="0" w:color="000000"/>
            </w:tcBorders>
            <w:tcMar>
              <w:top w:w="0" w:type="dxa"/>
              <w:left w:w="100" w:type="dxa"/>
              <w:bottom w:w="0" w:type="dxa"/>
              <w:right w:w="100" w:type="dxa"/>
            </w:tcMar>
            <w:hideMark/>
          </w:tcPr>
          <w:p w14:paraId="34301C29" w14:textId="0CE373D6" w:rsidR="00DD46EC" w:rsidRPr="00DD46EC" w:rsidRDefault="00DD46EC" w:rsidP="00F86714">
            <w:pPr>
              <w:spacing w:before="40" w:after="40"/>
              <w:ind w:left="100" w:right="100"/>
            </w:pPr>
            <w:r w:rsidRPr="00DD46EC">
              <w:rPr>
                <w:color w:val="000000"/>
              </w:rPr>
              <w:t>D2: pure coefficient components </w:t>
            </w:r>
          </w:p>
        </w:tc>
      </w:tr>
      <w:tr w:rsidR="00601AAA" w:rsidRPr="00DD46EC" w14:paraId="75D7905B" w14:textId="77777777" w:rsidTr="002376D1">
        <w:trPr>
          <w:trHeight w:hRule="exact" w:val="331"/>
        </w:trPr>
        <w:tc>
          <w:tcPr>
            <w:tcW w:w="2308" w:type="dxa"/>
            <w:tcMar>
              <w:top w:w="0" w:type="dxa"/>
              <w:left w:w="100" w:type="dxa"/>
              <w:bottom w:w="0" w:type="dxa"/>
              <w:right w:w="100" w:type="dxa"/>
            </w:tcMar>
            <w:hideMark/>
          </w:tcPr>
          <w:p w14:paraId="2210642F" w14:textId="1AB03830" w:rsidR="00DD46EC" w:rsidRPr="00DD46EC" w:rsidRDefault="00DD46EC" w:rsidP="00F86714">
            <w:pPr>
              <w:spacing w:before="40" w:after="40"/>
              <w:ind w:left="100" w:right="100"/>
            </w:pPr>
            <w:r w:rsidRPr="00DD46EC">
              <w:rPr>
                <w:color w:val="000000"/>
              </w:rPr>
              <w:t> </w:t>
            </w:r>
            <w:r>
              <w:rPr>
                <w:color w:val="000000"/>
              </w:rPr>
              <w:t xml:space="preserve"> </w:t>
            </w:r>
            <w:r w:rsidRPr="00DD46EC">
              <w:rPr>
                <w:color w:val="000000"/>
              </w:rPr>
              <w:t>Less Than BA/BS</w:t>
            </w:r>
          </w:p>
        </w:tc>
        <w:tc>
          <w:tcPr>
            <w:tcW w:w="1463" w:type="dxa"/>
            <w:tcMar>
              <w:top w:w="0" w:type="dxa"/>
              <w:left w:w="100" w:type="dxa"/>
              <w:bottom w:w="0" w:type="dxa"/>
              <w:right w:w="100" w:type="dxa"/>
            </w:tcMar>
            <w:hideMark/>
          </w:tcPr>
          <w:p w14:paraId="69E01518" w14:textId="77777777" w:rsidR="00DD46EC" w:rsidRPr="00DD46EC" w:rsidRDefault="00DD46EC" w:rsidP="00F86714">
            <w:pPr>
              <w:spacing w:before="40" w:after="40"/>
              <w:ind w:left="100" w:right="100"/>
              <w:jc w:val="center"/>
            </w:pPr>
            <w:r w:rsidRPr="00DD46EC">
              <w:rPr>
                <w:color w:val="000000"/>
              </w:rPr>
              <w:t>-0.416</w:t>
            </w:r>
          </w:p>
        </w:tc>
        <w:tc>
          <w:tcPr>
            <w:tcW w:w="1637" w:type="dxa"/>
            <w:tcMar>
              <w:top w:w="0" w:type="dxa"/>
              <w:left w:w="100" w:type="dxa"/>
              <w:bottom w:w="0" w:type="dxa"/>
              <w:right w:w="100" w:type="dxa"/>
            </w:tcMar>
            <w:hideMark/>
          </w:tcPr>
          <w:p w14:paraId="5496387F" w14:textId="77777777" w:rsidR="00DD46EC" w:rsidRPr="00DD46EC" w:rsidRDefault="00DD46EC" w:rsidP="00F86714">
            <w:pPr>
              <w:spacing w:before="40" w:after="40"/>
              <w:ind w:left="100" w:right="100"/>
              <w:jc w:val="center"/>
            </w:pPr>
            <w:r w:rsidRPr="00DD46EC">
              <w:rPr>
                <w:color w:val="000000"/>
              </w:rPr>
              <w:t>0.134</w:t>
            </w:r>
          </w:p>
        </w:tc>
        <w:tc>
          <w:tcPr>
            <w:tcW w:w="1281" w:type="dxa"/>
            <w:hideMark/>
          </w:tcPr>
          <w:p w14:paraId="220246DE" w14:textId="77777777" w:rsidR="00DD46EC" w:rsidRPr="00DD46EC" w:rsidRDefault="00DD46EC" w:rsidP="00F86714">
            <w:pPr>
              <w:spacing w:before="40" w:after="40"/>
              <w:ind w:left="100" w:right="100"/>
              <w:jc w:val="center"/>
            </w:pPr>
            <w:r w:rsidRPr="00DD46EC">
              <w:rPr>
                <w:color w:val="000000"/>
              </w:rPr>
              <w:t>-0.169</w:t>
            </w:r>
          </w:p>
        </w:tc>
        <w:tc>
          <w:tcPr>
            <w:tcW w:w="1200" w:type="dxa"/>
            <w:hideMark/>
          </w:tcPr>
          <w:p w14:paraId="4C65673F" w14:textId="77777777" w:rsidR="00DD46EC" w:rsidRPr="00DD46EC" w:rsidRDefault="00DD46EC" w:rsidP="00F86714">
            <w:pPr>
              <w:spacing w:before="40" w:after="40"/>
              <w:ind w:left="100" w:right="100"/>
              <w:jc w:val="center"/>
            </w:pPr>
            <w:r w:rsidRPr="00DD46EC">
              <w:rPr>
                <w:color w:val="000000"/>
              </w:rPr>
              <w:t>-0.300</w:t>
            </w:r>
          </w:p>
        </w:tc>
        <w:tc>
          <w:tcPr>
            <w:tcW w:w="0" w:type="auto"/>
            <w:hideMark/>
          </w:tcPr>
          <w:p w14:paraId="6936C95B" w14:textId="77777777" w:rsidR="00DD46EC" w:rsidRPr="00DD46EC" w:rsidRDefault="00DD46EC" w:rsidP="00F86714">
            <w:pPr>
              <w:spacing w:before="40" w:after="40"/>
              <w:ind w:left="100" w:right="100"/>
              <w:jc w:val="center"/>
            </w:pPr>
            <w:r w:rsidRPr="00DD46EC">
              <w:rPr>
                <w:color w:val="000000"/>
              </w:rPr>
              <w:t>-0.192</w:t>
            </w:r>
          </w:p>
        </w:tc>
      </w:tr>
      <w:tr w:rsidR="00601AAA" w:rsidRPr="00DD46EC" w14:paraId="6C5C6CC6" w14:textId="77777777" w:rsidTr="002376D1">
        <w:trPr>
          <w:trHeight w:hRule="exact" w:val="331"/>
        </w:trPr>
        <w:tc>
          <w:tcPr>
            <w:tcW w:w="2308" w:type="dxa"/>
            <w:tcMar>
              <w:top w:w="0" w:type="dxa"/>
              <w:left w:w="100" w:type="dxa"/>
              <w:bottom w:w="0" w:type="dxa"/>
              <w:right w:w="100" w:type="dxa"/>
            </w:tcMar>
            <w:hideMark/>
          </w:tcPr>
          <w:p w14:paraId="69C9ED44" w14:textId="77777777" w:rsidR="00DD46EC" w:rsidRPr="00DD46EC" w:rsidRDefault="00DD46EC" w:rsidP="00F86714">
            <w:pPr>
              <w:spacing w:before="40" w:after="40"/>
              <w:ind w:left="100" w:right="100"/>
            </w:pPr>
            <w:r w:rsidRPr="00DD46EC">
              <w:rPr>
                <w:color w:val="000000"/>
              </w:rPr>
              <w:t>  BA/BS Degree</w:t>
            </w:r>
          </w:p>
        </w:tc>
        <w:tc>
          <w:tcPr>
            <w:tcW w:w="1463" w:type="dxa"/>
            <w:tcMar>
              <w:top w:w="0" w:type="dxa"/>
              <w:left w:w="100" w:type="dxa"/>
              <w:bottom w:w="0" w:type="dxa"/>
              <w:right w:w="100" w:type="dxa"/>
            </w:tcMar>
            <w:hideMark/>
          </w:tcPr>
          <w:p w14:paraId="02A02D70" w14:textId="77777777" w:rsidR="00DD46EC" w:rsidRPr="00DD46EC" w:rsidRDefault="00DD46EC" w:rsidP="00F86714">
            <w:pPr>
              <w:spacing w:before="40" w:after="40"/>
              <w:ind w:left="100" w:right="100"/>
              <w:jc w:val="center"/>
            </w:pPr>
            <w:r w:rsidRPr="00DD46EC">
              <w:rPr>
                <w:color w:val="000000"/>
              </w:rPr>
              <w:t>-1.305</w:t>
            </w:r>
          </w:p>
        </w:tc>
        <w:tc>
          <w:tcPr>
            <w:tcW w:w="1637" w:type="dxa"/>
            <w:tcMar>
              <w:top w:w="0" w:type="dxa"/>
              <w:left w:w="100" w:type="dxa"/>
              <w:bottom w:w="0" w:type="dxa"/>
              <w:right w:w="100" w:type="dxa"/>
            </w:tcMar>
            <w:hideMark/>
          </w:tcPr>
          <w:p w14:paraId="55FBCC19" w14:textId="77777777" w:rsidR="00DD46EC" w:rsidRPr="00DD46EC" w:rsidRDefault="00DD46EC" w:rsidP="00F86714">
            <w:pPr>
              <w:spacing w:before="40" w:after="40"/>
              <w:ind w:left="100" w:right="100"/>
              <w:jc w:val="center"/>
            </w:pPr>
            <w:r w:rsidRPr="00DD46EC">
              <w:rPr>
                <w:color w:val="000000"/>
              </w:rPr>
              <w:t>-2.349</w:t>
            </w:r>
          </w:p>
        </w:tc>
        <w:tc>
          <w:tcPr>
            <w:tcW w:w="1281" w:type="dxa"/>
            <w:hideMark/>
          </w:tcPr>
          <w:p w14:paraId="37D1AD95" w14:textId="77777777" w:rsidR="00DD46EC" w:rsidRPr="00DD46EC" w:rsidRDefault="00DD46EC" w:rsidP="00F86714">
            <w:pPr>
              <w:spacing w:before="40" w:after="40"/>
              <w:ind w:left="100" w:right="100"/>
              <w:jc w:val="center"/>
            </w:pPr>
            <w:r w:rsidRPr="00DD46EC">
              <w:rPr>
                <w:color w:val="000000"/>
              </w:rPr>
              <w:t>-1.600</w:t>
            </w:r>
          </w:p>
        </w:tc>
        <w:tc>
          <w:tcPr>
            <w:tcW w:w="1200" w:type="dxa"/>
            <w:hideMark/>
          </w:tcPr>
          <w:p w14:paraId="01FCF716" w14:textId="77777777" w:rsidR="00DD46EC" w:rsidRPr="00DD46EC" w:rsidRDefault="00DD46EC" w:rsidP="00F86714">
            <w:pPr>
              <w:spacing w:before="40" w:after="40"/>
              <w:ind w:left="100" w:right="100"/>
              <w:jc w:val="center"/>
            </w:pPr>
            <w:r w:rsidRPr="00DD46EC">
              <w:rPr>
                <w:color w:val="000000"/>
              </w:rPr>
              <w:t>-1.683</w:t>
            </w:r>
          </w:p>
        </w:tc>
        <w:tc>
          <w:tcPr>
            <w:tcW w:w="0" w:type="auto"/>
            <w:hideMark/>
          </w:tcPr>
          <w:p w14:paraId="609FC52E" w14:textId="77777777" w:rsidR="00DD46EC" w:rsidRPr="00DD46EC" w:rsidRDefault="00DD46EC" w:rsidP="00F86714">
            <w:pPr>
              <w:spacing w:before="40" w:after="40"/>
              <w:ind w:left="100" w:right="100"/>
              <w:jc w:val="center"/>
            </w:pPr>
            <w:r w:rsidRPr="00DD46EC">
              <w:rPr>
                <w:color w:val="000000"/>
              </w:rPr>
              <w:t>-1.628</w:t>
            </w:r>
          </w:p>
        </w:tc>
      </w:tr>
      <w:tr w:rsidR="00601AAA" w:rsidRPr="00DD46EC" w14:paraId="51B9594E" w14:textId="77777777" w:rsidTr="002376D1">
        <w:trPr>
          <w:trHeight w:hRule="exact" w:val="331"/>
        </w:trPr>
        <w:tc>
          <w:tcPr>
            <w:tcW w:w="2308" w:type="dxa"/>
            <w:tcBorders>
              <w:bottom w:val="single" w:sz="4" w:space="0" w:color="000000"/>
            </w:tcBorders>
            <w:tcMar>
              <w:top w:w="0" w:type="dxa"/>
              <w:left w:w="100" w:type="dxa"/>
              <w:bottom w:w="0" w:type="dxa"/>
              <w:right w:w="100" w:type="dxa"/>
            </w:tcMar>
            <w:hideMark/>
          </w:tcPr>
          <w:p w14:paraId="30C5CA76" w14:textId="77777777" w:rsidR="00DD46EC" w:rsidRPr="00DD46EC" w:rsidRDefault="00DD46EC" w:rsidP="00F86714">
            <w:pPr>
              <w:spacing w:before="40" w:after="40"/>
              <w:ind w:left="100" w:right="100"/>
            </w:pPr>
            <w:r w:rsidRPr="00DD46EC">
              <w:rPr>
                <w:color w:val="000000"/>
              </w:rPr>
              <w:t>  Graduate Degree</w:t>
            </w:r>
          </w:p>
        </w:tc>
        <w:tc>
          <w:tcPr>
            <w:tcW w:w="1463" w:type="dxa"/>
            <w:tcBorders>
              <w:bottom w:val="single" w:sz="4" w:space="0" w:color="000000"/>
            </w:tcBorders>
            <w:tcMar>
              <w:top w:w="0" w:type="dxa"/>
              <w:left w:w="100" w:type="dxa"/>
              <w:bottom w:w="0" w:type="dxa"/>
              <w:right w:w="100" w:type="dxa"/>
            </w:tcMar>
            <w:hideMark/>
          </w:tcPr>
          <w:p w14:paraId="2EF4E550" w14:textId="77777777" w:rsidR="00DD46EC" w:rsidRPr="00DD46EC" w:rsidRDefault="00DD46EC" w:rsidP="00F86714">
            <w:pPr>
              <w:spacing w:before="40" w:after="40"/>
              <w:ind w:left="100" w:right="100"/>
              <w:jc w:val="center"/>
            </w:pPr>
            <w:r w:rsidRPr="00DD46EC">
              <w:rPr>
                <w:color w:val="000000"/>
              </w:rPr>
              <w:t>0.009</w:t>
            </w:r>
          </w:p>
        </w:tc>
        <w:tc>
          <w:tcPr>
            <w:tcW w:w="1637" w:type="dxa"/>
            <w:tcBorders>
              <w:bottom w:val="single" w:sz="4" w:space="0" w:color="000000"/>
            </w:tcBorders>
            <w:tcMar>
              <w:top w:w="0" w:type="dxa"/>
              <w:left w:w="100" w:type="dxa"/>
              <w:bottom w:w="0" w:type="dxa"/>
              <w:right w:w="100" w:type="dxa"/>
            </w:tcMar>
            <w:hideMark/>
          </w:tcPr>
          <w:p w14:paraId="040DFCBE" w14:textId="77777777" w:rsidR="00DD46EC" w:rsidRPr="00DD46EC" w:rsidRDefault="00DD46EC" w:rsidP="00F86714">
            <w:pPr>
              <w:spacing w:before="40" w:after="40"/>
              <w:ind w:left="100" w:right="100"/>
              <w:jc w:val="center"/>
            </w:pPr>
            <w:r w:rsidRPr="00DD46EC">
              <w:rPr>
                <w:color w:val="000000"/>
              </w:rPr>
              <w:t>2.700</w:t>
            </w:r>
          </w:p>
        </w:tc>
        <w:tc>
          <w:tcPr>
            <w:tcW w:w="1281" w:type="dxa"/>
            <w:tcBorders>
              <w:bottom w:val="single" w:sz="4" w:space="0" w:color="000000"/>
            </w:tcBorders>
            <w:hideMark/>
          </w:tcPr>
          <w:p w14:paraId="27A5ADDC" w14:textId="77777777" w:rsidR="00DD46EC" w:rsidRPr="00DD46EC" w:rsidRDefault="00DD46EC" w:rsidP="00F86714">
            <w:pPr>
              <w:spacing w:before="40" w:after="40"/>
              <w:ind w:left="100" w:right="100"/>
              <w:jc w:val="center"/>
            </w:pPr>
            <w:r w:rsidRPr="00DD46EC">
              <w:rPr>
                <w:color w:val="000000"/>
              </w:rPr>
              <w:t>2.544</w:t>
            </w:r>
          </w:p>
        </w:tc>
        <w:tc>
          <w:tcPr>
            <w:tcW w:w="1200" w:type="dxa"/>
            <w:tcBorders>
              <w:bottom w:val="single" w:sz="4" w:space="0" w:color="000000"/>
            </w:tcBorders>
            <w:hideMark/>
          </w:tcPr>
          <w:p w14:paraId="1A0BAA8A" w14:textId="77777777" w:rsidR="00DD46EC" w:rsidRPr="00DD46EC" w:rsidRDefault="00DD46EC" w:rsidP="00F86714">
            <w:pPr>
              <w:spacing w:before="40" w:after="40"/>
              <w:ind w:left="100" w:right="100"/>
              <w:jc w:val="center"/>
            </w:pPr>
            <w:r w:rsidRPr="00DD46EC">
              <w:rPr>
                <w:color w:val="000000"/>
              </w:rPr>
              <w:t>2.688</w:t>
            </w:r>
          </w:p>
        </w:tc>
        <w:tc>
          <w:tcPr>
            <w:tcW w:w="0" w:type="auto"/>
            <w:tcBorders>
              <w:bottom w:val="single" w:sz="4" w:space="0" w:color="000000"/>
            </w:tcBorders>
            <w:hideMark/>
          </w:tcPr>
          <w:p w14:paraId="4C9A2CE6" w14:textId="77777777" w:rsidR="00DD46EC" w:rsidRPr="00DD46EC" w:rsidRDefault="00DD46EC" w:rsidP="00F86714">
            <w:pPr>
              <w:spacing w:before="40" w:after="40"/>
              <w:ind w:left="100" w:right="100"/>
              <w:jc w:val="center"/>
            </w:pPr>
            <w:r w:rsidRPr="00DD46EC">
              <w:rPr>
                <w:color w:val="000000"/>
              </w:rPr>
              <w:t>2.655</w:t>
            </w:r>
          </w:p>
        </w:tc>
      </w:tr>
      <w:tr w:rsidR="00DD46EC" w:rsidRPr="00DD46EC" w14:paraId="45E776D0" w14:textId="77777777" w:rsidTr="002376D1">
        <w:trPr>
          <w:trHeight w:hRule="exact" w:val="406"/>
        </w:trPr>
        <w:tc>
          <w:tcPr>
            <w:tcW w:w="0" w:type="auto"/>
            <w:gridSpan w:val="6"/>
            <w:tcBorders>
              <w:top w:val="single" w:sz="4" w:space="0" w:color="000000"/>
            </w:tcBorders>
            <w:tcMar>
              <w:top w:w="0" w:type="dxa"/>
              <w:left w:w="100" w:type="dxa"/>
              <w:bottom w:w="0" w:type="dxa"/>
              <w:right w:w="100" w:type="dxa"/>
            </w:tcMar>
            <w:hideMark/>
          </w:tcPr>
          <w:p w14:paraId="038CA6CB" w14:textId="34AA8600" w:rsidR="00DD46EC" w:rsidRPr="00DD46EC" w:rsidRDefault="00DD46EC" w:rsidP="00F86714">
            <w:pPr>
              <w:spacing w:before="40" w:after="40"/>
              <w:ind w:left="100" w:right="100"/>
            </w:pPr>
            <w:r w:rsidRPr="00DD46EC">
              <w:rPr>
                <w:color w:val="000000"/>
              </w:rPr>
              <w:t>D4: pure endowment components </w:t>
            </w:r>
          </w:p>
        </w:tc>
      </w:tr>
      <w:tr w:rsidR="00601AAA" w:rsidRPr="00DD46EC" w14:paraId="45F73050" w14:textId="77777777" w:rsidTr="002376D1">
        <w:trPr>
          <w:trHeight w:hRule="exact" w:val="331"/>
        </w:trPr>
        <w:tc>
          <w:tcPr>
            <w:tcW w:w="2308" w:type="dxa"/>
            <w:tcMar>
              <w:top w:w="0" w:type="dxa"/>
              <w:left w:w="100" w:type="dxa"/>
              <w:bottom w:w="0" w:type="dxa"/>
              <w:right w:w="100" w:type="dxa"/>
            </w:tcMar>
            <w:hideMark/>
          </w:tcPr>
          <w:p w14:paraId="5BC5E4D3" w14:textId="1757E98E" w:rsidR="00DD46EC" w:rsidRPr="00DD46EC" w:rsidRDefault="00DD46EC" w:rsidP="00F86714">
            <w:pPr>
              <w:spacing w:before="40" w:after="40"/>
              <w:ind w:left="100" w:right="100"/>
            </w:pPr>
            <w:r w:rsidRPr="00DD46EC">
              <w:rPr>
                <w:color w:val="000000"/>
              </w:rPr>
              <w:t>  Less Than BA/BS</w:t>
            </w:r>
          </w:p>
        </w:tc>
        <w:tc>
          <w:tcPr>
            <w:tcW w:w="1463" w:type="dxa"/>
            <w:tcMar>
              <w:top w:w="0" w:type="dxa"/>
              <w:left w:w="100" w:type="dxa"/>
              <w:bottom w:w="0" w:type="dxa"/>
              <w:right w:w="100" w:type="dxa"/>
            </w:tcMar>
            <w:hideMark/>
          </w:tcPr>
          <w:p w14:paraId="51E855A2" w14:textId="77777777" w:rsidR="00DD46EC" w:rsidRPr="00DD46EC" w:rsidRDefault="00DD46EC" w:rsidP="00F86714">
            <w:pPr>
              <w:spacing w:before="40" w:after="40"/>
              <w:ind w:left="100" w:right="100"/>
              <w:jc w:val="center"/>
            </w:pPr>
            <w:r w:rsidRPr="00DD46EC">
              <w:rPr>
                <w:color w:val="000000"/>
              </w:rPr>
              <w:t>2.344</w:t>
            </w:r>
          </w:p>
        </w:tc>
        <w:tc>
          <w:tcPr>
            <w:tcW w:w="1637" w:type="dxa"/>
            <w:tcMar>
              <w:top w:w="0" w:type="dxa"/>
              <w:left w:w="100" w:type="dxa"/>
              <w:bottom w:w="0" w:type="dxa"/>
              <w:right w:w="100" w:type="dxa"/>
            </w:tcMar>
            <w:hideMark/>
          </w:tcPr>
          <w:p w14:paraId="5929FFAB" w14:textId="77777777" w:rsidR="00DD46EC" w:rsidRPr="00DD46EC" w:rsidRDefault="00DD46EC" w:rsidP="00F86714">
            <w:pPr>
              <w:spacing w:before="40" w:after="40"/>
              <w:ind w:left="100" w:right="100"/>
              <w:jc w:val="center"/>
            </w:pPr>
            <w:r w:rsidRPr="00DD46EC">
              <w:rPr>
                <w:color w:val="000000"/>
              </w:rPr>
              <w:t>2.309</w:t>
            </w:r>
          </w:p>
        </w:tc>
        <w:tc>
          <w:tcPr>
            <w:tcW w:w="1281" w:type="dxa"/>
            <w:hideMark/>
          </w:tcPr>
          <w:p w14:paraId="3B421877" w14:textId="77777777" w:rsidR="00DD46EC" w:rsidRPr="00DD46EC" w:rsidRDefault="00DD46EC" w:rsidP="00F86714">
            <w:pPr>
              <w:spacing w:before="40" w:after="40"/>
              <w:ind w:left="100" w:right="100"/>
              <w:jc w:val="center"/>
            </w:pPr>
            <w:r w:rsidRPr="00DD46EC">
              <w:rPr>
                <w:color w:val="000000"/>
              </w:rPr>
              <w:t>2.291</w:t>
            </w:r>
          </w:p>
        </w:tc>
        <w:tc>
          <w:tcPr>
            <w:tcW w:w="1200" w:type="dxa"/>
            <w:hideMark/>
          </w:tcPr>
          <w:p w14:paraId="71B162CC" w14:textId="77777777" w:rsidR="00DD46EC" w:rsidRPr="00DD46EC" w:rsidRDefault="00DD46EC" w:rsidP="00F86714">
            <w:pPr>
              <w:spacing w:before="40" w:after="40"/>
              <w:ind w:left="100" w:right="100"/>
              <w:jc w:val="center"/>
            </w:pPr>
            <w:r w:rsidRPr="00DD46EC">
              <w:rPr>
                <w:color w:val="000000"/>
              </w:rPr>
              <w:t>2.603</w:t>
            </w:r>
          </w:p>
        </w:tc>
        <w:tc>
          <w:tcPr>
            <w:tcW w:w="0" w:type="auto"/>
            <w:hideMark/>
          </w:tcPr>
          <w:p w14:paraId="3D281695" w14:textId="77777777" w:rsidR="00DD46EC" w:rsidRPr="00DD46EC" w:rsidRDefault="00DD46EC" w:rsidP="00F86714">
            <w:pPr>
              <w:spacing w:before="40" w:after="40"/>
              <w:ind w:left="100" w:right="100"/>
              <w:jc w:val="center"/>
            </w:pPr>
            <w:r w:rsidRPr="00DD46EC">
              <w:rPr>
                <w:color w:val="000000"/>
              </w:rPr>
              <w:t>2.276</w:t>
            </w:r>
          </w:p>
        </w:tc>
      </w:tr>
      <w:tr w:rsidR="00601AAA" w:rsidRPr="00DD46EC" w14:paraId="019EC80E" w14:textId="77777777" w:rsidTr="002376D1">
        <w:trPr>
          <w:trHeight w:hRule="exact" w:val="331"/>
        </w:trPr>
        <w:tc>
          <w:tcPr>
            <w:tcW w:w="2308" w:type="dxa"/>
            <w:tcMar>
              <w:top w:w="0" w:type="dxa"/>
              <w:left w:w="100" w:type="dxa"/>
              <w:bottom w:w="0" w:type="dxa"/>
              <w:right w:w="100" w:type="dxa"/>
            </w:tcMar>
            <w:hideMark/>
          </w:tcPr>
          <w:p w14:paraId="37055344" w14:textId="77777777" w:rsidR="00DD46EC" w:rsidRPr="00DD46EC" w:rsidRDefault="00DD46EC" w:rsidP="00F86714">
            <w:pPr>
              <w:spacing w:before="40" w:after="40"/>
              <w:ind w:left="100" w:right="100"/>
            </w:pPr>
            <w:r w:rsidRPr="00DD46EC">
              <w:rPr>
                <w:color w:val="000000"/>
              </w:rPr>
              <w:t>  BA/BS Degree</w:t>
            </w:r>
          </w:p>
        </w:tc>
        <w:tc>
          <w:tcPr>
            <w:tcW w:w="1463" w:type="dxa"/>
            <w:tcMar>
              <w:top w:w="0" w:type="dxa"/>
              <w:left w:w="100" w:type="dxa"/>
              <w:bottom w:w="0" w:type="dxa"/>
              <w:right w:w="100" w:type="dxa"/>
            </w:tcMar>
            <w:hideMark/>
          </w:tcPr>
          <w:p w14:paraId="62582840" w14:textId="77777777" w:rsidR="00DD46EC" w:rsidRPr="00DD46EC" w:rsidRDefault="00DD46EC" w:rsidP="00F86714">
            <w:pPr>
              <w:spacing w:before="40" w:after="40"/>
              <w:ind w:left="100" w:right="100"/>
              <w:jc w:val="center"/>
            </w:pPr>
            <w:r w:rsidRPr="00DD46EC">
              <w:rPr>
                <w:color w:val="000000"/>
              </w:rPr>
              <w:t>-5.319</w:t>
            </w:r>
          </w:p>
        </w:tc>
        <w:tc>
          <w:tcPr>
            <w:tcW w:w="1637" w:type="dxa"/>
            <w:tcMar>
              <w:top w:w="0" w:type="dxa"/>
              <w:left w:w="100" w:type="dxa"/>
              <w:bottom w:w="0" w:type="dxa"/>
              <w:right w:w="100" w:type="dxa"/>
            </w:tcMar>
            <w:hideMark/>
          </w:tcPr>
          <w:p w14:paraId="6B0D0334" w14:textId="77777777" w:rsidR="00DD46EC" w:rsidRPr="00DD46EC" w:rsidRDefault="00DD46EC" w:rsidP="00F86714">
            <w:pPr>
              <w:spacing w:before="40" w:after="40"/>
              <w:ind w:left="100" w:right="100"/>
              <w:jc w:val="center"/>
            </w:pPr>
            <w:r w:rsidRPr="00DD46EC">
              <w:rPr>
                <w:color w:val="000000"/>
              </w:rPr>
              <w:t>-5.272</w:t>
            </w:r>
          </w:p>
        </w:tc>
        <w:tc>
          <w:tcPr>
            <w:tcW w:w="1281" w:type="dxa"/>
            <w:hideMark/>
          </w:tcPr>
          <w:p w14:paraId="6D40C791" w14:textId="77777777" w:rsidR="00DD46EC" w:rsidRPr="00DD46EC" w:rsidRDefault="00DD46EC" w:rsidP="00F86714">
            <w:pPr>
              <w:spacing w:before="40" w:after="40"/>
              <w:ind w:left="100" w:right="100"/>
              <w:jc w:val="center"/>
            </w:pPr>
            <w:r w:rsidRPr="00DD46EC">
              <w:rPr>
                <w:color w:val="000000"/>
              </w:rPr>
              <w:t>-5.186</w:t>
            </w:r>
          </w:p>
        </w:tc>
        <w:tc>
          <w:tcPr>
            <w:tcW w:w="1200" w:type="dxa"/>
            <w:hideMark/>
          </w:tcPr>
          <w:p w14:paraId="6934F23F" w14:textId="77777777" w:rsidR="00DD46EC" w:rsidRPr="00DD46EC" w:rsidRDefault="00DD46EC" w:rsidP="00F86714">
            <w:pPr>
              <w:spacing w:before="40" w:after="40"/>
              <w:ind w:left="100" w:right="100"/>
              <w:jc w:val="center"/>
            </w:pPr>
            <w:r w:rsidRPr="00DD46EC">
              <w:rPr>
                <w:color w:val="000000"/>
              </w:rPr>
              <w:t>-5.286</w:t>
            </w:r>
          </w:p>
        </w:tc>
        <w:tc>
          <w:tcPr>
            <w:tcW w:w="0" w:type="auto"/>
            <w:hideMark/>
          </w:tcPr>
          <w:p w14:paraId="2F3E3C5F" w14:textId="77777777" w:rsidR="00DD46EC" w:rsidRPr="00DD46EC" w:rsidRDefault="00DD46EC" w:rsidP="00F86714">
            <w:pPr>
              <w:spacing w:before="40" w:after="40"/>
              <w:ind w:left="100" w:right="100"/>
              <w:jc w:val="center"/>
            </w:pPr>
            <w:r w:rsidRPr="00DD46EC">
              <w:rPr>
                <w:color w:val="000000"/>
              </w:rPr>
              <w:t>-5.174</w:t>
            </w:r>
          </w:p>
        </w:tc>
      </w:tr>
      <w:tr w:rsidR="00601AAA" w:rsidRPr="00DD46EC" w14:paraId="2675243D" w14:textId="77777777" w:rsidTr="002376D1">
        <w:trPr>
          <w:trHeight w:hRule="exact" w:val="331"/>
        </w:trPr>
        <w:tc>
          <w:tcPr>
            <w:tcW w:w="2308" w:type="dxa"/>
            <w:tcBorders>
              <w:bottom w:val="single" w:sz="4" w:space="0" w:color="000000"/>
            </w:tcBorders>
            <w:tcMar>
              <w:top w:w="0" w:type="dxa"/>
              <w:left w:w="100" w:type="dxa"/>
              <w:bottom w:w="0" w:type="dxa"/>
              <w:right w:w="100" w:type="dxa"/>
            </w:tcMar>
            <w:hideMark/>
          </w:tcPr>
          <w:p w14:paraId="436D75C3" w14:textId="77777777" w:rsidR="00DD46EC" w:rsidRPr="00DD46EC" w:rsidRDefault="00DD46EC" w:rsidP="00F86714">
            <w:pPr>
              <w:spacing w:before="40" w:after="40"/>
              <w:ind w:left="100" w:right="100"/>
            </w:pPr>
            <w:r w:rsidRPr="00DD46EC">
              <w:rPr>
                <w:color w:val="000000"/>
              </w:rPr>
              <w:t>  Graduate Degree</w:t>
            </w:r>
          </w:p>
        </w:tc>
        <w:tc>
          <w:tcPr>
            <w:tcW w:w="1463" w:type="dxa"/>
            <w:tcBorders>
              <w:bottom w:val="single" w:sz="4" w:space="0" w:color="000000"/>
            </w:tcBorders>
            <w:tcMar>
              <w:top w:w="0" w:type="dxa"/>
              <w:left w:w="100" w:type="dxa"/>
              <w:bottom w:w="0" w:type="dxa"/>
              <w:right w:w="100" w:type="dxa"/>
            </w:tcMar>
            <w:hideMark/>
          </w:tcPr>
          <w:p w14:paraId="594B87EA" w14:textId="77777777" w:rsidR="00DD46EC" w:rsidRPr="00DD46EC" w:rsidRDefault="00DD46EC" w:rsidP="00F86714">
            <w:pPr>
              <w:spacing w:before="40" w:after="40"/>
              <w:ind w:left="100" w:right="100"/>
              <w:jc w:val="center"/>
            </w:pPr>
            <w:r w:rsidRPr="00DD46EC">
              <w:rPr>
                <w:color w:val="000000"/>
              </w:rPr>
              <w:t>19.332</w:t>
            </w:r>
          </w:p>
        </w:tc>
        <w:tc>
          <w:tcPr>
            <w:tcW w:w="1637" w:type="dxa"/>
            <w:tcBorders>
              <w:bottom w:val="single" w:sz="4" w:space="0" w:color="000000"/>
            </w:tcBorders>
            <w:tcMar>
              <w:top w:w="0" w:type="dxa"/>
              <w:left w:w="100" w:type="dxa"/>
              <w:bottom w:w="0" w:type="dxa"/>
              <w:right w:w="100" w:type="dxa"/>
            </w:tcMar>
            <w:hideMark/>
          </w:tcPr>
          <w:p w14:paraId="41AA0BA7" w14:textId="77777777" w:rsidR="00DD46EC" w:rsidRPr="00DD46EC" w:rsidRDefault="00DD46EC" w:rsidP="00F86714">
            <w:pPr>
              <w:spacing w:before="40" w:after="40"/>
              <w:ind w:left="100" w:right="100"/>
              <w:jc w:val="center"/>
            </w:pPr>
            <w:r w:rsidRPr="00DD46EC">
              <w:rPr>
                <w:color w:val="000000"/>
              </w:rPr>
              <w:t>18.895</w:t>
            </w:r>
          </w:p>
        </w:tc>
        <w:tc>
          <w:tcPr>
            <w:tcW w:w="1281" w:type="dxa"/>
            <w:tcBorders>
              <w:bottom w:val="single" w:sz="4" w:space="0" w:color="000000"/>
            </w:tcBorders>
            <w:hideMark/>
          </w:tcPr>
          <w:p w14:paraId="338DD1DF" w14:textId="77777777" w:rsidR="00DD46EC" w:rsidRPr="00DD46EC" w:rsidRDefault="00DD46EC" w:rsidP="00F86714">
            <w:pPr>
              <w:spacing w:before="40" w:after="40"/>
              <w:ind w:left="100" w:right="100"/>
              <w:jc w:val="center"/>
            </w:pPr>
            <w:r w:rsidRPr="00DD46EC">
              <w:rPr>
                <w:color w:val="000000"/>
              </w:rPr>
              <w:t>18.950</w:t>
            </w:r>
          </w:p>
        </w:tc>
        <w:tc>
          <w:tcPr>
            <w:tcW w:w="1200" w:type="dxa"/>
            <w:tcBorders>
              <w:bottom w:val="single" w:sz="4" w:space="0" w:color="000000"/>
            </w:tcBorders>
            <w:hideMark/>
          </w:tcPr>
          <w:p w14:paraId="62B9276F" w14:textId="77777777" w:rsidR="00DD46EC" w:rsidRPr="00DD46EC" w:rsidRDefault="00DD46EC" w:rsidP="00F86714">
            <w:pPr>
              <w:spacing w:before="40" w:after="40"/>
              <w:ind w:left="100" w:right="100"/>
              <w:jc w:val="center"/>
            </w:pPr>
            <w:r w:rsidRPr="00DD46EC">
              <w:rPr>
                <w:color w:val="000000"/>
              </w:rPr>
              <w:t>19.002</w:t>
            </w:r>
          </w:p>
        </w:tc>
        <w:tc>
          <w:tcPr>
            <w:tcW w:w="0" w:type="auto"/>
            <w:tcBorders>
              <w:bottom w:val="single" w:sz="4" w:space="0" w:color="000000"/>
            </w:tcBorders>
            <w:hideMark/>
          </w:tcPr>
          <w:p w14:paraId="742ABBD7" w14:textId="77777777" w:rsidR="00DD46EC" w:rsidRPr="00DD46EC" w:rsidRDefault="00DD46EC" w:rsidP="00F86714">
            <w:pPr>
              <w:spacing w:before="40" w:after="40"/>
              <w:ind w:left="100" w:right="100"/>
              <w:jc w:val="center"/>
            </w:pPr>
            <w:r w:rsidRPr="00DD46EC">
              <w:rPr>
                <w:color w:val="000000"/>
              </w:rPr>
              <w:t>18.732</w:t>
            </w:r>
          </w:p>
        </w:tc>
      </w:tr>
    </w:tbl>
    <w:p w14:paraId="76FBF8D2" w14:textId="22A7B63E" w:rsidR="00DD46EC" w:rsidRPr="00DD46EC" w:rsidRDefault="00DD46EC" w:rsidP="00F86714">
      <w:pPr>
        <w:ind w:firstLine="720"/>
      </w:pPr>
    </w:p>
    <w:p w14:paraId="3B858720" w14:textId="77777777" w:rsidR="00DD46EC" w:rsidRPr="00DD46EC" w:rsidRDefault="00DD46EC" w:rsidP="00F86714"/>
    <w:p w14:paraId="6ABEB549" w14:textId="59A3AB6A" w:rsidR="00D51AB0" w:rsidRPr="00554D87" w:rsidRDefault="00DD46EC" w:rsidP="00F86714">
      <w:pPr>
        <w:rPr>
          <w:color w:val="000000"/>
        </w:rPr>
      </w:pPr>
      <w:r w:rsidRPr="00DD46EC">
        <w:rPr>
          <w:b/>
          <w:bCs/>
          <w:color w:val="000000"/>
        </w:rPr>
        <w:t>VII. Sensitivity Test: Separate Coefficients on Education Indicators for PM and NPM versus Pooled Analysis</w:t>
      </w:r>
      <w:r w:rsidRPr="00DD46EC">
        <w:rPr>
          <w:color w:val="000000"/>
        </w:rPr>
        <w:t>? </w:t>
      </w:r>
    </w:p>
    <w:p w14:paraId="19061137" w14:textId="77777777" w:rsidR="00DD46EC" w:rsidRPr="00DD46EC" w:rsidRDefault="00DD46EC" w:rsidP="00F86714">
      <w:pPr>
        <w:ind w:firstLine="720"/>
      </w:pPr>
      <w:r w:rsidRPr="00DD46EC">
        <w:rPr>
          <w:color w:val="000000"/>
        </w:rPr>
        <w:t>We considered whether our question is best answered by regressions that pool PM and NPM to get education returns, rather than by doing what we did in the paper—estimating sector-specific returns and assessing how much change in the differences between the two sectors’ returns explain then change in the wage difference. The argument for a pooled analysis is that the rate of return to an educational degree should reflect the returns to getting into a PM occupation, and that part is not captured in a sector-specific coefficient. But if a pooled analysis is performed, then what Kim calls D2, the coefficient component, is 0 by definition; if there is 0 sectoral difference in returns in either year, then there is no change in this difference. </w:t>
      </w:r>
    </w:p>
    <w:p w14:paraId="18CF2880" w14:textId="06CF8BD7" w:rsidR="00DD46EC" w:rsidRPr="00DD46EC" w:rsidRDefault="00DD46EC" w:rsidP="00F86714">
      <w:pPr>
        <w:ind w:firstLine="720"/>
      </w:pPr>
      <w:r w:rsidRPr="00DD46EC">
        <w:rPr>
          <w:color w:val="000000"/>
        </w:rPr>
        <w:t xml:space="preserve">What difference does pooling make empirically? Pooled regressions yield a larger slope for having a graduate degree in either year (not shown); this is because the slope reflects the </w:t>
      </w:r>
      <w:r w:rsidRPr="00DD46EC">
        <w:rPr>
          <w:color w:val="000000"/>
        </w:rPr>
        <w:lastRenderedPageBreak/>
        <w:t>return to getting into a PM rather than NPM job as well as the return to getting higher pay within PM. Using pooled regressions, Table A</w:t>
      </w:r>
      <w:r w:rsidR="00A102BE">
        <w:rPr>
          <w:color w:val="000000"/>
        </w:rPr>
        <w:t>9</w:t>
      </w:r>
      <w:r w:rsidRPr="00DD46EC">
        <w:rPr>
          <w:color w:val="000000"/>
        </w:rPr>
        <w:t xml:space="preserve"> shows that compositional change on graduate education explained 28.1% of the change in the PM-to-NPM gap, larger than the 19.3% in our main analysis, because the mean differences are weighted by the larger coefficients from the pooled analysis. </w:t>
      </w:r>
      <w:r w:rsidR="00A102BE">
        <w:rPr>
          <w:color w:val="000000"/>
        </w:rPr>
        <w:t>As mentioned above, t</w:t>
      </w:r>
      <w:r w:rsidRPr="00DD46EC">
        <w:rPr>
          <w:color w:val="000000"/>
        </w:rPr>
        <w:t>he coefficients are probably larger because they include the effect of a graduate degree on getting into PM, as well as its effect on getting a b</w:t>
      </w:r>
      <w:r w:rsidR="00A102BE">
        <w:rPr>
          <w:color w:val="000000"/>
        </w:rPr>
        <w:t>e</w:t>
      </w:r>
      <w:r w:rsidRPr="00DD46EC">
        <w:rPr>
          <w:color w:val="000000"/>
        </w:rPr>
        <w:t xml:space="preserve">tter job within </w:t>
      </w:r>
      <w:proofErr w:type="gramStart"/>
      <w:r w:rsidRPr="00DD46EC">
        <w:rPr>
          <w:color w:val="000000"/>
        </w:rPr>
        <w:t>PM, and</w:t>
      </w:r>
      <w:proofErr w:type="gramEnd"/>
      <w:r w:rsidRPr="00DD46EC">
        <w:rPr>
          <w:color w:val="000000"/>
        </w:rPr>
        <w:t xml:space="preserve"> getting higher pay within one’s detailed occupation. This 28.1% </w:t>
      </w:r>
      <w:r w:rsidR="00A102BE">
        <w:rPr>
          <w:color w:val="000000"/>
        </w:rPr>
        <w:t xml:space="preserve">for differential endowments (means) </w:t>
      </w:r>
      <w:r w:rsidRPr="00DD46EC">
        <w:rPr>
          <w:color w:val="000000"/>
        </w:rPr>
        <w:t>is larger than the 0% contribution of differential returns under pooled slopes</w:t>
      </w:r>
      <w:r w:rsidR="00A102BE">
        <w:rPr>
          <w:color w:val="000000"/>
        </w:rPr>
        <w:t>,</w:t>
      </w:r>
      <w:r w:rsidRPr="00DD46EC">
        <w:rPr>
          <w:color w:val="000000"/>
        </w:rPr>
        <w:t xml:space="preserve"> but th</w:t>
      </w:r>
      <w:r w:rsidR="00A102BE">
        <w:rPr>
          <w:color w:val="000000"/>
        </w:rPr>
        <w:t xml:space="preserve">e latter, </w:t>
      </w:r>
      <w:r w:rsidRPr="00DD46EC">
        <w:rPr>
          <w:color w:val="000000"/>
        </w:rPr>
        <w:t>at 0</w:t>
      </w:r>
      <w:r w:rsidR="00A102BE">
        <w:rPr>
          <w:color w:val="000000"/>
        </w:rPr>
        <w:t>,</w:t>
      </w:r>
      <w:r w:rsidRPr="00DD46EC">
        <w:rPr>
          <w:color w:val="000000"/>
        </w:rPr>
        <w:t xml:space="preserve"> is </w:t>
      </w:r>
      <w:proofErr w:type="gramStart"/>
      <w:r w:rsidRPr="00DD46EC">
        <w:rPr>
          <w:color w:val="000000"/>
        </w:rPr>
        <w:t>by definition as</w:t>
      </w:r>
      <w:proofErr w:type="gramEnd"/>
      <w:r w:rsidRPr="00DD46EC">
        <w:rPr>
          <w:color w:val="000000"/>
        </w:rPr>
        <w:t xml:space="preserve"> discussed above). Another variation is to treat the pooled slope as the correct return on education for those in PM, including the effect of a graduate education on getting a PM job, but take the slope for NPM only for that sector. This variation indicates that D2 slopes explain 6.0% while compositional change explains 22.7%, retaining our original conclusion that both contribute but compositional change is much more important. What is robust is that differential compositional change in proportion with graduate degrees always explains as much or more than in our original results</w:t>
      </w:r>
      <w:r w:rsidR="00A102BE">
        <w:rPr>
          <w:color w:val="000000"/>
        </w:rPr>
        <w:t>, and changes in means always explain much more than changes in slopes</w:t>
      </w:r>
      <w:r w:rsidRPr="00DD46EC">
        <w:rPr>
          <w:color w:val="000000"/>
        </w:rPr>
        <w:t>. Thus</w:t>
      </w:r>
      <w:r w:rsidR="00F36392">
        <w:rPr>
          <w:color w:val="000000"/>
        </w:rPr>
        <w:t>,</w:t>
      </w:r>
      <w:r w:rsidRPr="00DD46EC">
        <w:rPr>
          <w:color w:val="000000"/>
        </w:rPr>
        <w:t xml:space="preserve"> our main results may underestimate the role of compositional change in graduate degrees in explaining the increased wage gaps, but how we compute slopes does not change that the important factor is the relative change in composition over time, not the relative change in slopes.</w:t>
      </w:r>
    </w:p>
    <w:p w14:paraId="5E516ED8" w14:textId="77777777" w:rsidR="00DD46EC" w:rsidRPr="00DD46EC" w:rsidRDefault="00DD46EC" w:rsidP="00F86714"/>
    <w:tbl>
      <w:tblPr>
        <w:tblW w:w="0" w:type="auto"/>
        <w:tblCellMar>
          <w:top w:w="15" w:type="dxa"/>
          <w:left w:w="15" w:type="dxa"/>
          <w:bottom w:w="15" w:type="dxa"/>
          <w:right w:w="15" w:type="dxa"/>
        </w:tblCellMar>
        <w:tblLook w:val="04A0" w:firstRow="1" w:lastRow="0" w:firstColumn="1" w:lastColumn="0" w:noHBand="0" w:noVBand="1"/>
      </w:tblPr>
      <w:tblGrid>
        <w:gridCol w:w="1896"/>
        <w:gridCol w:w="2026"/>
        <w:gridCol w:w="1263"/>
        <w:gridCol w:w="1415"/>
        <w:gridCol w:w="1263"/>
        <w:gridCol w:w="1497"/>
      </w:tblGrid>
      <w:tr w:rsidR="00DD46EC" w:rsidRPr="00DD46EC" w14:paraId="7265370E" w14:textId="77777777" w:rsidTr="002445D5">
        <w:trPr>
          <w:trHeight w:val="594"/>
        </w:trPr>
        <w:tc>
          <w:tcPr>
            <w:tcW w:w="0" w:type="auto"/>
            <w:gridSpan w:val="6"/>
            <w:tcBorders>
              <w:bottom w:val="single" w:sz="4" w:space="0" w:color="000000"/>
            </w:tcBorders>
            <w:tcMar>
              <w:top w:w="0" w:type="dxa"/>
              <w:left w:w="108" w:type="dxa"/>
              <w:bottom w:w="0" w:type="dxa"/>
              <w:right w:w="108" w:type="dxa"/>
            </w:tcMar>
            <w:hideMark/>
          </w:tcPr>
          <w:p w14:paraId="75164515" w14:textId="27C65FD5" w:rsidR="00DD46EC" w:rsidRPr="00DD46EC" w:rsidRDefault="00DD46EC" w:rsidP="00F86714">
            <w:pPr>
              <w:spacing w:before="40" w:after="40"/>
            </w:pPr>
            <w:r w:rsidRPr="00DD46EC">
              <w:rPr>
                <w:color w:val="000000"/>
              </w:rPr>
              <w:t xml:space="preserve">Table A9. </w:t>
            </w:r>
            <w:r w:rsidR="00A102BE">
              <w:rPr>
                <w:color w:val="000000"/>
              </w:rPr>
              <w:t xml:space="preserve">Amount and Percent of Change in PM-to-NPM Ln Wage Gap Explained by </w:t>
            </w:r>
            <w:r w:rsidR="003D23EF">
              <w:rPr>
                <w:color w:val="000000"/>
              </w:rPr>
              <w:t xml:space="preserve">Graduate </w:t>
            </w:r>
            <w:r w:rsidR="00A102BE">
              <w:rPr>
                <w:color w:val="000000"/>
              </w:rPr>
              <w:t>Education</w:t>
            </w:r>
            <w:r w:rsidR="00A102BE" w:rsidRPr="00DD46EC">
              <w:rPr>
                <w:color w:val="000000"/>
              </w:rPr>
              <w:t xml:space="preserve"> from </w:t>
            </w:r>
            <w:r w:rsidR="00A102BE">
              <w:rPr>
                <w:color w:val="000000"/>
              </w:rPr>
              <w:t>D</w:t>
            </w:r>
            <w:r w:rsidR="00A102BE" w:rsidRPr="00DD46EC">
              <w:rPr>
                <w:color w:val="000000"/>
              </w:rPr>
              <w:t>ecomposition-of-change</w:t>
            </w:r>
            <w:r w:rsidRPr="00DD46EC">
              <w:rPr>
                <w:color w:val="000000"/>
              </w:rPr>
              <w:t xml:space="preserve">, by </w:t>
            </w:r>
            <w:r w:rsidR="003D23EF">
              <w:rPr>
                <w:color w:val="000000"/>
              </w:rPr>
              <w:t>W</w:t>
            </w:r>
            <w:r w:rsidRPr="00DD46EC">
              <w:rPr>
                <w:color w:val="000000"/>
              </w:rPr>
              <w:t xml:space="preserve">hether </w:t>
            </w:r>
            <w:r w:rsidR="003D23EF">
              <w:rPr>
                <w:color w:val="000000"/>
              </w:rPr>
              <w:t>R</w:t>
            </w:r>
            <w:r w:rsidRPr="00DD46EC">
              <w:rPr>
                <w:color w:val="000000"/>
              </w:rPr>
              <w:t xml:space="preserve">eturns to </w:t>
            </w:r>
            <w:r w:rsidR="003D23EF">
              <w:rPr>
                <w:color w:val="000000"/>
              </w:rPr>
              <w:t>E</w:t>
            </w:r>
            <w:r w:rsidRPr="00DD46EC">
              <w:rPr>
                <w:color w:val="000000"/>
              </w:rPr>
              <w:t xml:space="preserve">ducation are </w:t>
            </w:r>
            <w:r w:rsidR="003D23EF">
              <w:rPr>
                <w:color w:val="000000"/>
              </w:rPr>
              <w:t>from P</w:t>
            </w:r>
            <w:r w:rsidRPr="00DD46EC">
              <w:rPr>
                <w:color w:val="000000"/>
              </w:rPr>
              <w:t>ooled</w:t>
            </w:r>
            <w:r w:rsidR="003D23EF">
              <w:rPr>
                <w:color w:val="000000"/>
              </w:rPr>
              <w:t xml:space="preserve"> (PM and NPM) Sample</w:t>
            </w:r>
            <w:r w:rsidRPr="00DD46EC">
              <w:rPr>
                <w:color w:val="000000"/>
              </w:rPr>
              <w:t>, 1980-2019</w:t>
            </w:r>
          </w:p>
        </w:tc>
      </w:tr>
      <w:tr w:rsidR="003D23EF" w:rsidRPr="00DD46EC" w14:paraId="5CDAEBDB" w14:textId="77777777" w:rsidTr="002445D5">
        <w:trPr>
          <w:trHeight w:val="320"/>
        </w:trPr>
        <w:tc>
          <w:tcPr>
            <w:tcW w:w="0" w:type="auto"/>
            <w:tcBorders>
              <w:top w:val="single" w:sz="4" w:space="0" w:color="000000"/>
              <w:bottom w:val="single" w:sz="4" w:space="0" w:color="000000"/>
            </w:tcBorders>
            <w:tcMar>
              <w:top w:w="0" w:type="dxa"/>
              <w:left w:w="108" w:type="dxa"/>
              <w:bottom w:w="0" w:type="dxa"/>
              <w:right w:w="108" w:type="dxa"/>
            </w:tcMar>
            <w:hideMark/>
          </w:tcPr>
          <w:p w14:paraId="2FFDFAD0" w14:textId="77777777" w:rsidR="00DD46EC" w:rsidRPr="00DD46EC" w:rsidRDefault="00DD46EC" w:rsidP="00F86714"/>
        </w:tc>
        <w:tc>
          <w:tcPr>
            <w:tcW w:w="0" w:type="auto"/>
            <w:tcBorders>
              <w:top w:val="single" w:sz="4" w:space="0" w:color="000000"/>
              <w:bottom w:val="single" w:sz="4" w:space="0" w:color="000000"/>
            </w:tcBorders>
            <w:tcMar>
              <w:top w:w="0" w:type="dxa"/>
              <w:left w:w="108" w:type="dxa"/>
              <w:bottom w:w="0" w:type="dxa"/>
              <w:right w:w="108" w:type="dxa"/>
            </w:tcMar>
            <w:hideMark/>
          </w:tcPr>
          <w:p w14:paraId="3D8BD89A" w14:textId="77777777" w:rsidR="00DD46EC" w:rsidRPr="00DD46EC" w:rsidRDefault="00DD46EC" w:rsidP="00F86714"/>
        </w:tc>
        <w:tc>
          <w:tcPr>
            <w:tcW w:w="0" w:type="auto"/>
            <w:gridSpan w:val="2"/>
            <w:tcBorders>
              <w:top w:val="single" w:sz="4" w:space="0" w:color="000000"/>
              <w:bottom w:val="single" w:sz="4" w:space="0" w:color="000000"/>
            </w:tcBorders>
            <w:tcMar>
              <w:top w:w="0" w:type="dxa"/>
              <w:left w:w="108" w:type="dxa"/>
              <w:bottom w:w="0" w:type="dxa"/>
              <w:right w:w="108" w:type="dxa"/>
            </w:tcMar>
            <w:hideMark/>
          </w:tcPr>
          <w:p w14:paraId="39015A05" w14:textId="77777777" w:rsidR="00DD46EC" w:rsidRPr="00DD46EC" w:rsidRDefault="00DD46EC" w:rsidP="00F86714">
            <w:pPr>
              <w:spacing w:before="40" w:after="40"/>
            </w:pPr>
            <w:r w:rsidRPr="00DD46EC">
              <w:rPr>
                <w:color w:val="000000"/>
                <w:sz w:val="22"/>
                <w:szCs w:val="22"/>
              </w:rPr>
              <w:t>D2 for graduate degree</w:t>
            </w:r>
          </w:p>
        </w:tc>
        <w:tc>
          <w:tcPr>
            <w:tcW w:w="0" w:type="auto"/>
            <w:gridSpan w:val="2"/>
            <w:tcBorders>
              <w:top w:val="single" w:sz="4" w:space="0" w:color="000000"/>
              <w:bottom w:val="single" w:sz="4" w:space="0" w:color="000000"/>
            </w:tcBorders>
            <w:tcMar>
              <w:top w:w="0" w:type="dxa"/>
              <w:left w:w="108" w:type="dxa"/>
              <w:bottom w:w="0" w:type="dxa"/>
              <w:right w:w="108" w:type="dxa"/>
            </w:tcMar>
            <w:vAlign w:val="center"/>
            <w:hideMark/>
          </w:tcPr>
          <w:p w14:paraId="03E75600" w14:textId="77777777" w:rsidR="00DD46EC" w:rsidRPr="00DD46EC" w:rsidRDefault="00DD46EC" w:rsidP="00F86714">
            <w:pPr>
              <w:spacing w:before="40" w:after="40"/>
            </w:pPr>
            <w:r w:rsidRPr="00DD46EC">
              <w:rPr>
                <w:color w:val="000000"/>
                <w:sz w:val="22"/>
                <w:szCs w:val="22"/>
              </w:rPr>
              <w:t>D4 for graduate degree</w:t>
            </w:r>
          </w:p>
        </w:tc>
      </w:tr>
      <w:tr w:rsidR="003D23EF" w:rsidRPr="00DD46EC" w14:paraId="51D5D90E" w14:textId="77777777" w:rsidTr="002445D5">
        <w:trPr>
          <w:trHeight w:val="272"/>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559710B1" w14:textId="77777777" w:rsidR="00DD46EC" w:rsidRPr="00DD46EC" w:rsidRDefault="00DD46EC" w:rsidP="00F86714">
            <w:pPr>
              <w:spacing w:before="40" w:after="40"/>
            </w:pPr>
            <w:r w:rsidRPr="00DD46EC">
              <w:rPr>
                <w:color w:val="000000"/>
                <w:sz w:val="22"/>
                <w:szCs w:val="22"/>
              </w:rPr>
              <w:t>Returns in PM</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1F6831DE" w14:textId="77777777" w:rsidR="00DD46EC" w:rsidRPr="00DD46EC" w:rsidRDefault="00DD46EC" w:rsidP="00F86714">
            <w:pPr>
              <w:spacing w:before="40" w:after="40"/>
            </w:pPr>
            <w:r w:rsidRPr="00DD46EC">
              <w:rPr>
                <w:color w:val="000000"/>
                <w:sz w:val="22"/>
                <w:szCs w:val="22"/>
              </w:rPr>
              <w:t>Returns in NPM</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B4DC3C6" w14:textId="77777777" w:rsidR="00DD46EC" w:rsidRPr="00DD46EC" w:rsidRDefault="00DD46EC" w:rsidP="00F86714">
            <w:pPr>
              <w:spacing w:before="40" w:after="40"/>
            </w:pPr>
            <w:r w:rsidRPr="00DD46EC">
              <w:rPr>
                <w:color w:val="000000"/>
                <w:sz w:val="22"/>
                <w:szCs w:val="22"/>
              </w:rPr>
              <w:t>Comp.</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15C709F" w14:textId="77777777" w:rsidR="00DD46EC" w:rsidRPr="00DD46EC" w:rsidRDefault="00DD46EC" w:rsidP="00F86714">
            <w:pPr>
              <w:spacing w:before="40" w:after="40"/>
            </w:pPr>
            <w:r w:rsidRPr="00DD46EC">
              <w:rPr>
                <w:color w:val="000000"/>
                <w:sz w:val="22"/>
                <w:szCs w:val="22"/>
              </w:rPr>
              <w:t xml:space="preserve">% </w:t>
            </w:r>
            <w:proofErr w:type="gramStart"/>
            <w:r w:rsidRPr="00DD46EC">
              <w:rPr>
                <w:color w:val="000000"/>
                <w:sz w:val="22"/>
                <w:szCs w:val="22"/>
              </w:rPr>
              <w:t>of</w:t>
            </w:r>
            <w:proofErr w:type="gramEnd"/>
            <w:r w:rsidRPr="00DD46EC">
              <w:rPr>
                <w:color w:val="000000"/>
                <w:sz w:val="22"/>
                <w:szCs w:val="22"/>
              </w:rPr>
              <w:t xml:space="preserve"> total</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025980F9" w14:textId="77777777" w:rsidR="00DD46EC" w:rsidRPr="00DD46EC" w:rsidRDefault="00DD46EC" w:rsidP="00F86714">
            <w:pPr>
              <w:spacing w:before="40" w:after="40"/>
            </w:pPr>
            <w:r w:rsidRPr="00DD46EC">
              <w:rPr>
                <w:color w:val="000000"/>
                <w:sz w:val="22"/>
                <w:szCs w:val="22"/>
              </w:rPr>
              <w:t>Comp.</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3EB571A7" w14:textId="77777777" w:rsidR="00DD46EC" w:rsidRPr="00DD46EC" w:rsidRDefault="00DD46EC" w:rsidP="00F86714">
            <w:pPr>
              <w:spacing w:before="40" w:after="40"/>
            </w:pPr>
            <w:r w:rsidRPr="00DD46EC">
              <w:rPr>
                <w:color w:val="000000"/>
                <w:sz w:val="22"/>
                <w:szCs w:val="22"/>
              </w:rPr>
              <w:t xml:space="preserve">% </w:t>
            </w:r>
            <w:proofErr w:type="gramStart"/>
            <w:r w:rsidRPr="00DD46EC">
              <w:rPr>
                <w:color w:val="000000"/>
                <w:sz w:val="22"/>
                <w:szCs w:val="22"/>
              </w:rPr>
              <w:t>of</w:t>
            </w:r>
            <w:proofErr w:type="gramEnd"/>
            <w:r w:rsidRPr="00DD46EC">
              <w:rPr>
                <w:color w:val="000000"/>
                <w:sz w:val="22"/>
                <w:szCs w:val="22"/>
              </w:rPr>
              <w:t xml:space="preserve"> total</w:t>
            </w:r>
          </w:p>
        </w:tc>
      </w:tr>
      <w:tr w:rsidR="003D23EF" w:rsidRPr="00DD46EC" w14:paraId="35F2CE7B" w14:textId="77777777" w:rsidTr="002445D5">
        <w:trPr>
          <w:trHeight w:val="332"/>
        </w:trPr>
        <w:tc>
          <w:tcPr>
            <w:tcW w:w="0" w:type="auto"/>
            <w:tcBorders>
              <w:top w:val="single" w:sz="4" w:space="0" w:color="000000"/>
            </w:tcBorders>
            <w:tcMar>
              <w:top w:w="0" w:type="dxa"/>
              <w:left w:w="108" w:type="dxa"/>
              <w:bottom w:w="0" w:type="dxa"/>
              <w:right w:w="108" w:type="dxa"/>
            </w:tcMar>
            <w:vAlign w:val="center"/>
            <w:hideMark/>
          </w:tcPr>
          <w:p w14:paraId="13F4C036" w14:textId="77777777" w:rsidR="00DD46EC" w:rsidRPr="00DD46EC" w:rsidRDefault="00DD46EC" w:rsidP="00F86714">
            <w:pPr>
              <w:spacing w:before="40" w:after="40"/>
            </w:pPr>
            <w:r w:rsidRPr="00DD46EC">
              <w:rPr>
                <w:color w:val="000000"/>
                <w:sz w:val="22"/>
                <w:szCs w:val="22"/>
              </w:rPr>
              <w:t>PM-specific</w:t>
            </w:r>
          </w:p>
        </w:tc>
        <w:tc>
          <w:tcPr>
            <w:tcW w:w="0" w:type="auto"/>
            <w:tcBorders>
              <w:top w:val="single" w:sz="4" w:space="0" w:color="000000"/>
            </w:tcBorders>
            <w:tcMar>
              <w:top w:w="0" w:type="dxa"/>
              <w:left w:w="108" w:type="dxa"/>
              <w:bottom w:w="0" w:type="dxa"/>
              <w:right w:w="108" w:type="dxa"/>
            </w:tcMar>
            <w:vAlign w:val="center"/>
            <w:hideMark/>
          </w:tcPr>
          <w:p w14:paraId="2F7E8E17" w14:textId="77777777" w:rsidR="00DD46EC" w:rsidRPr="00DD46EC" w:rsidRDefault="00DD46EC" w:rsidP="00F86714">
            <w:pPr>
              <w:spacing w:before="40" w:after="40"/>
            </w:pPr>
            <w:r w:rsidRPr="00DD46EC">
              <w:rPr>
                <w:color w:val="000000"/>
                <w:sz w:val="22"/>
                <w:szCs w:val="22"/>
              </w:rPr>
              <w:t>NPM-specific</w:t>
            </w:r>
          </w:p>
        </w:tc>
        <w:tc>
          <w:tcPr>
            <w:tcW w:w="0" w:type="auto"/>
            <w:tcBorders>
              <w:top w:val="single" w:sz="4" w:space="0" w:color="000000"/>
            </w:tcBorders>
            <w:tcMar>
              <w:top w:w="0" w:type="dxa"/>
              <w:left w:w="108" w:type="dxa"/>
              <w:bottom w:w="0" w:type="dxa"/>
              <w:right w:w="108" w:type="dxa"/>
            </w:tcMar>
            <w:vAlign w:val="center"/>
            <w:hideMark/>
          </w:tcPr>
          <w:p w14:paraId="251DE438" w14:textId="77777777" w:rsidR="00DD46EC" w:rsidRPr="00DD46EC" w:rsidRDefault="00DD46EC" w:rsidP="00F86714">
            <w:pPr>
              <w:spacing w:before="40" w:after="40"/>
            </w:pPr>
            <w:r w:rsidRPr="00DD46EC">
              <w:rPr>
                <w:color w:val="000000"/>
                <w:sz w:val="22"/>
                <w:szCs w:val="22"/>
              </w:rPr>
              <w:t>0.008</w:t>
            </w:r>
          </w:p>
        </w:tc>
        <w:tc>
          <w:tcPr>
            <w:tcW w:w="0" w:type="auto"/>
            <w:tcBorders>
              <w:top w:val="single" w:sz="4" w:space="0" w:color="000000"/>
            </w:tcBorders>
            <w:tcMar>
              <w:top w:w="0" w:type="dxa"/>
              <w:left w:w="108" w:type="dxa"/>
              <w:bottom w:w="0" w:type="dxa"/>
              <w:right w:w="108" w:type="dxa"/>
            </w:tcMar>
            <w:vAlign w:val="center"/>
            <w:hideMark/>
          </w:tcPr>
          <w:p w14:paraId="06C90659" w14:textId="77777777" w:rsidR="00DD46EC" w:rsidRPr="00DD46EC" w:rsidRDefault="00DD46EC" w:rsidP="00F86714">
            <w:pPr>
              <w:spacing w:before="40" w:after="40"/>
            </w:pPr>
            <w:r w:rsidRPr="00DD46EC">
              <w:rPr>
                <w:color w:val="000000"/>
                <w:sz w:val="22"/>
                <w:szCs w:val="22"/>
              </w:rPr>
              <w:t>2.829</w:t>
            </w:r>
          </w:p>
        </w:tc>
        <w:tc>
          <w:tcPr>
            <w:tcW w:w="0" w:type="auto"/>
            <w:tcBorders>
              <w:top w:val="single" w:sz="4" w:space="0" w:color="000000"/>
            </w:tcBorders>
            <w:tcMar>
              <w:top w:w="0" w:type="dxa"/>
              <w:left w:w="108" w:type="dxa"/>
              <w:bottom w:w="0" w:type="dxa"/>
              <w:right w:w="108" w:type="dxa"/>
            </w:tcMar>
            <w:vAlign w:val="center"/>
            <w:hideMark/>
          </w:tcPr>
          <w:p w14:paraId="69053B2D" w14:textId="77777777" w:rsidR="00DD46EC" w:rsidRPr="00DD46EC" w:rsidRDefault="00DD46EC" w:rsidP="00F86714">
            <w:pPr>
              <w:spacing w:before="40" w:after="40"/>
            </w:pPr>
            <w:r w:rsidRPr="00DD46EC">
              <w:rPr>
                <w:color w:val="000000"/>
                <w:sz w:val="22"/>
                <w:szCs w:val="22"/>
              </w:rPr>
              <w:t>0.054</w:t>
            </w:r>
          </w:p>
        </w:tc>
        <w:tc>
          <w:tcPr>
            <w:tcW w:w="0" w:type="auto"/>
            <w:tcBorders>
              <w:top w:val="single" w:sz="4" w:space="0" w:color="000000"/>
            </w:tcBorders>
            <w:tcMar>
              <w:top w:w="0" w:type="dxa"/>
              <w:left w:w="108" w:type="dxa"/>
              <w:bottom w:w="0" w:type="dxa"/>
              <w:right w:w="108" w:type="dxa"/>
            </w:tcMar>
            <w:vAlign w:val="center"/>
            <w:hideMark/>
          </w:tcPr>
          <w:p w14:paraId="08BC2C0E" w14:textId="77777777" w:rsidR="00DD46EC" w:rsidRPr="00DD46EC" w:rsidRDefault="00DD46EC" w:rsidP="00F86714">
            <w:pPr>
              <w:spacing w:before="40" w:after="40"/>
            </w:pPr>
            <w:r w:rsidRPr="00DD46EC">
              <w:rPr>
                <w:color w:val="000000"/>
                <w:sz w:val="22"/>
                <w:szCs w:val="22"/>
              </w:rPr>
              <w:t>19.332</w:t>
            </w:r>
          </w:p>
        </w:tc>
      </w:tr>
      <w:tr w:rsidR="003D23EF" w:rsidRPr="00DD46EC" w14:paraId="34956E25" w14:textId="77777777" w:rsidTr="002445D5">
        <w:trPr>
          <w:trHeight w:val="332"/>
        </w:trPr>
        <w:tc>
          <w:tcPr>
            <w:tcW w:w="0" w:type="auto"/>
            <w:tcMar>
              <w:top w:w="0" w:type="dxa"/>
              <w:left w:w="108" w:type="dxa"/>
              <w:bottom w:w="0" w:type="dxa"/>
              <w:right w:w="108" w:type="dxa"/>
            </w:tcMar>
            <w:vAlign w:val="center"/>
            <w:hideMark/>
          </w:tcPr>
          <w:p w14:paraId="3EE823C5" w14:textId="77777777" w:rsidR="00DD46EC" w:rsidRPr="00DD46EC" w:rsidRDefault="00DD46EC" w:rsidP="00F86714">
            <w:pPr>
              <w:spacing w:before="40" w:after="40"/>
            </w:pPr>
            <w:r w:rsidRPr="00DD46EC">
              <w:rPr>
                <w:color w:val="000000"/>
                <w:sz w:val="22"/>
                <w:szCs w:val="22"/>
              </w:rPr>
              <w:t>Pooled</w:t>
            </w:r>
          </w:p>
        </w:tc>
        <w:tc>
          <w:tcPr>
            <w:tcW w:w="0" w:type="auto"/>
            <w:tcMar>
              <w:top w:w="0" w:type="dxa"/>
              <w:left w:w="108" w:type="dxa"/>
              <w:bottom w:w="0" w:type="dxa"/>
              <w:right w:w="108" w:type="dxa"/>
            </w:tcMar>
            <w:vAlign w:val="center"/>
            <w:hideMark/>
          </w:tcPr>
          <w:p w14:paraId="6AB1034C" w14:textId="77777777" w:rsidR="00DD46EC" w:rsidRPr="00DD46EC" w:rsidRDefault="00DD46EC" w:rsidP="00F86714">
            <w:pPr>
              <w:spacing w:before="40" w:after="40"/>
            </w:pPr>
            <w:r w:rsidRPr="00DD46EC">
              <w:rPr>
                <w:color w:val="000000"/>
                <w:sz w:val="22"/>
                <w:szCs w:val="22"/>
              </w:rPr>
              <w:t>NPM-specific</w:t>
            </w:r>
          </w:p>
        </w:tc>
        <w:tc>
          <w:tcPr>
            <w:tcW w:w="0" w:type="auto"/>
            <w:tcMar>
              <w:top w:w="0" w:type="dxa"/>
              <w:left w:w="108" w:type="dxa"/>
              <w:bottom w:w="0" w:type="dxa"/>
              <w:right w:w="108" w:type="dxa"/>
            </w:tcMar>
            <w:vAlign w:val="center"/>
            <w:hideMark/>
          </w:tcPr>
          <w:p w14:paraId="23D8666F" w14:textId="77777777" w:rsidR="00DD46EC" w:rsidRPr="00DD46EC" w:rsidRDefault="00DD46EC" w:rsidP="00F86714">
            <w:pPr>
              <w:spacing w:before="40" w:after="40"/>
            </w:pPr>
            <w:r w:rsidRPr="00DD46EC">
              <w:rPr>
                <w:color w:val="000000"/>
                <w:sz w:val="22"/>
                <w:szCs w:val="22"/>
              </w:rPr>
              <w:t>0.017</w:t>
            </w:r>
          </w:p>
        </w:tc>
        <w:tc>
          <w:tcPr>
            <w:tcW w:w="0" w:type="auto"/>
            <w:tcMar>
              <w:top w:w="0" w:type="dxa"/>
              <w:left w:w="108" w:type="dxa"/>
              <w:bottom w:w="0" w:type="dxa"/>
              <w:right w:w="108" w:type="dxa"/>
            </w:tcMar>
            <w:vAlign w:val="center"/>
            <w:hideMark/>
          </w:tcPr>
          <w:p w14:paraId="3FDE7269" w14:textId="77777777" w:rsidR="00DD46EC" w:rsidRPr="00DD46EC" w:rsidRDefault="00DD46EC" w:rsidP="00F86714">
            <w:pPr>
              <w:spacing w:before="40" w:after="40"/>
            </w:pPr>
            <w:r w:rsidRPr="00DD46EC">
              <w:rPr>
                <w:color w:val="000000"/>
                <w:sz w:val="22"/>
                <w:szCs w:val="22"/>
              </w:rPr>
              <w:t>5.965</w:t>
            </w:r>
          </w:p>
        </w:tc>
        <w:tc>
          <w:tcPr>
            <w:tcW w:w="0" w:type="auto"/>
            <w:tcMar>
              <w:top w:w="0" w:type="dxa"/>
              <w:left w:w="108" w:type="dxa"/>
              <w:bottom w:w="0" w:type="dxa"/>
              <w:right w:w="108" w:type="dxa"/>
            </w:tcMar>
            <w:vAlign w:val="center"/>
            <w:hideMark/>
          </w:tcPr>
          <w:p w14:paraId="53D807ED" w14:textId="77777777" w:rsidR="00DD46EC" w:rsidRPr="00DD46EC" w:rsidRDefault="00DD46EC" w:rsidP="00F86714">
            <w:pPr>
              <w:spacing w:before="40" w:after="40"/>
            </w:pPr>
            <w:r w:rsidRPr="00DD46EC">
              <w:rPr>
                <w:color w:val="000000"/>
                <w:sz w:val="22"/>
                <w:szCs w:val="22"/>
              </w:rPr>
              <w:t>0.063</w:t>
            </w:r>
          </w:p>
        </w:tc>
        <w:tc>
          <w:tcPr>
            <w:tcW w:w="0" w:type="auto"/>
            <w:tcMar>
              <w:top w:w="0" w:type="dxa"/>
              <w:left w:w="108" w:type="dxa"/>
              <w:bottom w:w="0" w:type="dxa"/>
              <w:right w:w="108" w:type="dxa"/>
            </w:tcMar>
            <w:vAlign w:val="center"/>
            <w:hideMark/>
          </w:tcPr>
          <w:p w14:paraId="21B4EA83" w14:textId="77777777" w:rsidR="00DD46EC" w:rsidRPr="00DD46EC" w:rsidRDefault="00DD46EC" w:rsidP="00F86714">
            <w:pPr>
              <w:spacing w:before="40" w:after="40"/>
            </w:pPr>
            <w:r w:rsidRPr="00DD46EC">
              <w:rPr>
                <w:color w:val="000000"/>
                <w:sz w:val="22"/>
                <w:szCs w:val="22"/>
              </w:rPr>
              <w:t>22.707</w:t>
            </w:r>
          </w:p>
        </w:tc>
      </w:tr>
      <w:tr w:rsidR="003D23EF" w:rsidRPr="00DD46EC" w14:paraId="506A9D1E" w14:textId="77777777" w:rsidTr="002445D5">
        <w:trPr>
          <w:trHeight w:val="169"/>
        </w:trPr>
        <w:tc>
          <w:tcPr>
            <w:tcW w:w="0" w:type="auto"/>
            <w:tcBorders>
              <w:bottom w:val="single" w:sz="4" w:space="0" w:color="000000"/>
            </w:tcBorders>
            <w:tcMar>
              <w:top w:w="0" w:type="dxa"/>
              <w:left w:w="108" w:type="dxa"/>
              <w:bottom w:w="0" w:type="dxa"/>
              <w:right w:w="108" w:type="dxa"/>
            </w:tcMar>
            <w:vAlign w:val="center"/>
            <w:hideMark/>
          </w:tcPr>
          <w:p w14:paraId="63AF5103" w14:textId="77777777" w:rsidR="00DD46EC" w:rsidRPr="00DD46EC" w:rsidRDefault="00DD46EC" w:rsidP="00F86714">
            <w:pPr>
              <w:spacing w:before="40" w:after="40"/>
            </w:pPr>
            <w:r w:rsidRPr="00DD46EC">
              <w:rPr>
                <w:color w:val="000000"/>
                <w:sz w:val="22"/>
                <w:szCs w:val="22"/>
              </w:rPr>
              <w:t>Pooled</w:t>
            </w:r>
          </w:p>
        </w:tc>
        <w:tc>
          <w:tcPr>
            <w:tcW w:w="0" w:type="auto"/>
            <w:tcBorders>
              <w:bottom w:val="single" w:sz="4" w:space="0" w:color="000000"/>
            </w:tcBorders>
            <w:tcMar>
              <w:top w:w="0" w:type="dxa"/>
              <w:left w:w="108" w:type="dxa"/>
              <w:bottom w:w="0" w:type="dxa"/>
              <w:right w:w="108" w:type="dxa"/>
            </w:tcMar>
            <w:vAlign w:val="center"/>
            <w:hideMark/>
          </w:tcPr>
          <w:p w14:paraId="57C3DC8B" w14:textId="77777777" w:rsidR="00DD46EC" w:rsidRPr="00DD46EC" w:rsidRDefault="00DD46EC" w:rsidP="00F86714">
            <w:pPr>
              <w:spacing w:before="40" w:after="40"/>
            </w:pPr>
            <w:r w:rsidRPr="00DD46EC">
              <w:rPr>
                <w:color w:val="000000"/>
                <w:sz w:val="22"/>
                <w:szCs w:val="22"/>
              </w:rPr>
              <w:t>Pooled</w:t>
            </w:r>
          </w:p>
        </w:tc>
        <w:tc>
          <w:tcPr>
            <w:tcW w:w="0" w:type="auto"/>
            <w:tcBorders>
              <w:bottom w:val="single" w:sz="4" w:space="0" w:color="000000"/>
            </w:tcBorders>
            <w:tcMar>
              <w:top w:w="0" w:type="dxa"/>
              <w:left w:w="108" w:type="dxa"/>
              <w:bottom w:w="0" w:type="dxa"/>
              <w:right w:w="108" w:type="dxa"/>
            </w:tcMar>
            <w:vAlign w:val="center"/>
            <w:hideMark/>
          </w:tcPr>
          <w:p w14:paraId="0FF0B563" w14:textId="77777777" w:rsidR="00DD46EC" w:rsidRPr="00DD46EC" w:rsidRDefault="00DD46EC" w:rsidP="00F86714">
            <w:pPr>
              <w:spacing w:before="40" w:after="40"/>
            </w:pPr>
            <w:r w:rsidRPr="00DD46EC">
              <w:rPr>
                <w:color w:val="000000"/>
                <w:sz w:val="22"/>
                <w:szCs w:val="22"/>
              </w:rPr>
              <w:t>0</w:t>
            </w:r>
          </w:p>
        </w:tc>
        <w:tc>
          <w:tcPr>
            <w:tcW w:w="0" w:type="auto"/>
            <w:tcBorders>
              <w:bottom w:val="single" w:sz="4" w:space="0" w:color="000000"/>
            </w:tcBorders>
            <w:tcMar>
              <w:top w:w="0" w:type="dxa"/>
              <w:left w:w="108" w:type="dxa"/>
              <w:bottom w:w="0" w:type="dxa"/>
              <w:right w:w="108" w:type="dxa"/>
            </w:tcMar>
            <w:vAlign w:val="center"/>
            <w:hideMark/>
          </w:tcPr>
          <w:p w14:paraId="206B583B" w14:textId="77777777" w:rsidR="00DD46EC" w:rsidRPr="00DD46EC" w:rsidRDefault="00DD46EC" w:rsidP="00F86714">
            <w:pPr>
              <w:spacing w:before="40" w:after="40"/>
            </w:pPr>
            <w:r w:rsidRPr="00DD46EC">
              <w:rPr>
                <w:color w:val="000000"/>
                <w:sz w:val="22"/>
                <w:szCs w:val="22"/>
              </w:rPr>
              <w:t>0</w:t>
            </w:r>
          </w:p>
        </w:tc>
        <w:tc>
          <w:tcPr>
            <w:tcW w:w="0" w:type="auto"/>
            <w:tcBorders>
              <w:bottom w:val="single" w:sz="4" w:space="0" w:color="000000"/>
            </w:tcBorders>
            <w:tcMar>
              <w:top w:w="0" w:type="dxa"/>
              <w:left w:w="108" w:type="dxa"/>
              <w:bottom w:w="0" w:type="dxa"/>
              <w:right w:w="108" w:type="dxa"/>
            </w:tcMar>
            <w:vAlign w:val="center"/>
            <w:hideMark/>
          </w:tcPr>
          <w:p w14:paraId="51248AED" w14:textId="77777777" w:rsidR="00DD46EC" w:rsidRPr="00DD46EC" w:rsidRDefault="00DD46EC" w:rsidP="00F86714">
            <w:pPr>
              <w:spacing w:before="40" w:after="40"/>
            </w:pPr>
            <w:r w:rsidRPr="00DD46EC">
              <w:rPr>
                <w:color w:val="000000"/>
                <w:sz w:val="22"/>
                <w:szCs w:val="22"/>
              </w:rPr>
              <w:t>0.079</w:t>
            </w:r>
          </w:p>
        </w:tc>
        <w:tc>
          <w:tcPr>
            <w:tcW w:w="0" w:type="auto"/>
            <w:tcBorders>
              <w:bottom w:val="single" w:sz="4" w:space="0" w:color="000000"/>
            </w:tcBorders>
            <w:tcMar>
              <w:top w:w="0" w:type="dxa"/>
              <w:left w:w="108" w:type="dxa"/>
              <w:bottom w:w="0" w:type="dxa"/>
              <w:right w:w="108" w:type="dxa"/>
            </w:tcMar>
            <w:vAlign w:val="center"/>
            <w:hideMark/>
          </w:tcPr>
          <w:p w14:paraId="01F2887C" w14:textId="77777777" w:rsidR="00DD46EC" w:rsidRPr="00DD46EC" w:rsidRDefault="00DD46EC" w:rsidP="00F86714">
            <w:pPr>
              <w:spacing w:before="40" w:after="40"/>
            </w:pPr>
            <w:r w:rsidRPr="00DD46EC">
              <w:rPr>
                <w:color w:val="000000"/>
                <w:sz w:val="22"/>
                <w:szCs w:val="22"/>
              </w:rPr>
              <w:t>28.113</w:t>
            </w:r>
          </w:p>
        </w:tc>
      </w:tr>
    </w:tbl>
    <w:p w14:paraId="435D60D1" w14:textId="77777777" w:rsidR="002445D5" w:rsidRDefault="002445D5" w:rsidP="00F86714">
      <w:pPr>
        <w:rPr>
          <w:b/>
          <w:bCs/>
          <w:color w:val="000000"/>
        </w:rPr>
      </w:pPr>
    </w:p>
    <w:p w14:paraId="7EA90967" w14:textId="0FBC3C2E" w:rsidR="00DD46EC" w:rsidRPr="00DD46EC" w:rsidRDefault="00554D87" w:rsidP="00F86714">
      <w:r>
        <w:rPr>
          <w:b/>
          <w:bCs/>
          <w:color w:val="000000"/>
        </w:rPr>
        <w:t>VIII</w:t>
      </w:r>
      <w:r w:rsidR="00DD46EC" w:rsidRPr="00DD46EC">
        <w:rPr>
          <w:b/>
          <w:bCs/>
          <w:color w:val="000000"/>
        </w:rPr>
        <w:t>. Sensitivity Test: Forward-coding versus Back-coding of Occupational Categories</w:t>
      </w:r>
    </w:p>
    <w:p w14:paraId="35DAB200" w14:textId="6D031F10" w:rsidR="00DD46EC" w:rsidRDefault="00DD46EC" w:rsidP="00F86714">
      <w:pPr>
        <w:ind w:firstLine="560"/>
        <w:rPr>
          <w:color w:val="000000"/>
        </w:rPr>
      </w:pPr>
      <w:r w:rsidRPr="00DD46EC">
        <w:rPr>
          <w:color w:val="000000"/>
        </w:rPr>
        <w:t>We assessed the effects of forward</w:t>
      </w:r>
      <w:r w:rsidR="00A3219A" w:rsidRPr="00DD46EC">
        <w:rPr>
          <w:color w:val="000000"/>
        </w:rPr>
        <w:t>- (</w:t>
      </w:r>
      <w:r w:rsidRPr="00DD46EC">
        <w:rPr>
          <w:color w:val="000000"/>
        </w:rPr>
        <w:t xml:space="preserve">the approach in the main results) versus backward-coding occupations on our results. As mentioned in the paper, since Census occupation classification schemes got more detailed over time, forward-coding probably more accurately classifies more skilled and lucrative occupations into PM over time, which could artifactually increase the wage gap between PM and NPM, and the component due to increased sorting of graduate degree holders into PM. To ensure that misclassification error is evenly apportioned over time without systematically distorting our longitudinal analyses, we backward coded the more recent data into the 1980 COC </w:t>
      </w:r>
      <w:proofErr w:type="gramStart"/>
      <w:r w:rsidRPr="00DD46EC">
        <w:rPr>
          <w:color w:val="000000"/>
        </w:rPr>
        <w:t>scheme, and</w:t>
      </w:r>
      <w:proofErr w:type="gramEnd"/>
      <w:r w:rsidRPr="00DD46EC">
        <w:rPr>
          <w:color w:val="000000"/>
        </w:rPr>
        <w:t xml:space="preserve"> mapped the EGP class scheme (</w:t>
      </w:r>
      <w:proofErr w:type="spellStart"/>
      <w:r w:rsidRPr="00DD46EC">
        <w:rPr>
          <w:color w:val="000000"/>
        </w:rPr>
        <w:t>Mitnik</w:t>
      </w:r>
      <w:proofErr w:type="spellEnd"/>
      <w:r w:rsidRPr="00DD46EC">
        <w:rPr>
          <w:color w:val="000000"/>
        </w:rPr>
        <w:t xml:space="preserve"> and </w:t>
      </w:r>
      <w:proofErr w:type="spellStart"/>
      <w:r w:rsidRPr="00DD46EC">
        <w:rPr>
          <w:color w:val="000000"/>
        </w:rPr>
        <w:t>Cumberworth</w:t>
      </w:r>
      <w:proofErr w:type="spellEnd"/>
      <w:r w:rsidRPr="00DD46EC">
        <w:rPr>
          <w:color w:val="000000"/>
        </w:rPr>
        <w:t xml:space="preserve"> 2021). Our results, as shown in Table A10, changed little.</w:t>
      </w:r>
    </w:p>
    <w:p w14:paraId="2BCB9CCE" w14:textId="77777777" w:rsidR="00A3219A" w:rsidRPr="00DD46EC" w:rsidRDefault="00A3219A" w:rsidP="00F86714">
      <w:pPr>
        <w:ind w:firstLine="560"/>
      </w:pPr>
    </w:p>
    <w:tbl>
      <w:tblPr>
        <w:tblW w:w="9282" w:type="dxa"/>
        <w:tblCellMar>
          <w:top w:w="15" w:type="dxa"/>
          <w:left w:w="15" w:type="dxa"/>
          <w:bottom w:w="15" w:type="dxa"/>
          <w:right w:w="15" w:type="dxa"/>
        </w:tblCellMar>
        <w:tblLook w:val="04A0" w:firstRow="1" w:lastRow="0" w:firstColumn="1" w:lastColumn="0" w:noHBand="0" w:noVBand="1"/>
      </w:tblPr>
      <w:tblGrid>
        <w:gridCol w:w="4663"/>
        <w:gridCol w:w="2556"/>
        <w:gridCol w:w="2063"/>
      </w:tblGrid>
      <w:tr w:rsidR="00DD46EC" w:rsidRPr="00DD46EC" w14:paraId="5FE6468A" w14:textId="77777777" w:rsidTr="002445D5">
        <w:trPr>
          <w:trHeight w:val="689"/>
        </w:trPr>
        <w:tc>
          <w:tcPr>
            <w:tcW w:w="0" w:type="auto"/>
            <w:gridSpan w:val="3"/>
            <w:tcBorders>
              <w:bottom w:val="single" w:sz="4" w:space="0" w:color="000000"/>
            </w:tcBorders>
            <w:tcMar>
              <w:top w:w="0" w:type="dxa"/>
              <w:left w:w="100" w:type="dxa"/>
              <w:bottom w:w="0" w:type="dxa"/>
              <w:right w:w="100" w:type="dxa"/>
            </w:tcMar>
            <w:hideMark/>
          </w:tcPr>
          <w:p w14:paraId="21EB6DF6" w14:textId="04A6C476" w:rsidR="00DD46EC" w:rsidRPr="00DD46EC" w:rsidRDefault="00DD46EC" w:rsidP="00F86714">
            <w:pPr>
              <w:ind w:left="100" w:right="100"/>
            </w:pPr>
            <w:r w:rsidRPr="00DD46EC">
              <w:rPr>
                <w:color w:val="000000"/>
              </w:rPr>
              <w:t xml:space="preserve">Table A10. </w:t>
            </w:r>
            <w:r w:rsidR="003D23EF">
              <w:rPr>
                <w:color w:val="000000"/>
              </w:rPr>
              <w:t xml:space="preserve">Amount and Percent of Change in PM-to-NPM Ln Wage Gap Explained by Education </w:t>
            </w:r>
            <w:r w:rsidR="003D23EF" w:rsidRPr="00DD46EC">
              <w:rPr>
                <w:color w:val="000000"/>
              </w:rPr>
              <w:t xml:space="preserve">from </w:t>
            </w:r>
            <w:r w:rsidR="003D23EF">
              <w:rPr>
                <w:color w:val="000000"/>
              </w:rPr>
              <w:t>D</w:t>
            </w:r>
            <w:r w:rsidR="003D23EF" w:rsidRPr="00DD46EC">
              <w:rPr>
                <w:color w:val="000000"/>
              </w:rPr>
              <w:t xml:space="preserve">ecomposition-of-change </w:t>
            </w:r>
            <w:r w:rsidRPr="00DD46EC">
              <w:rPr>
                <w:color w:val="000000"/>
              </w:rPr>
              <w:t>using Backward-Coding of Occupational Categories into COC1980 Scheme, 1980-2019</w:t>
            </w:r>
          </w:p>
        </w:tc>
      </w:tr>
      <w:tr w:rsidR="00DD46EC" w:rsidRPr="00DD46EC" w14:paraId="57B49671" w14:textId="77777777" w:rsidTr="002445D5">
        <w:trPr>
          <w:trHeight w:hRule="exact" w:val="352"/>
        </w:trPr>
        <w:tc>
          <w:tcPr>
            <w:tcW w:w="0" w:type="auto"/>
            <w:tcBorders>
              <w:top w:val="single" w:sz="4" w:space="0" w:color="000000"/>
              <w:bottom w:val="single" w:sz="4" w:space="0" w:color="000000"/>
            </w:tcBorders>
            <w:tcMar>
              <w:top w:w="0" w:type="dxa"/>
              <w:left w:w="100" w:type="dxa"/>
              <w:bottom w:w="0" w:type="dxa"/>
              <w:right w:w="100" w:type="dxa"/>
            </w:tcMar>
            <w:hideMark/>
          </w:tcPr>
          <w:p w14:paraId="202D039C" w14:textId="77777777" w:rsidR="00DD46EC" w:rsidRPr="00DD46EC" w:rsidRDefault="00DD46EC" w:rsidP="00F86714">
            <w:pPr>
              <w:spacing w:before="40" w:after="40"/>
              <w:ind w:left="100" w:right="100"/>
            </w:pPr>
            <w:r w:rsidRPr="00DD46EC">
              <w:rPr>
                <w:color w:val="000000"/>
              </w:rPr>
              <w:t> </w:t>
            </w:r>
          </w:p>
        </w:tc>
        <w:tc>
          <w:tcPr>
            <w:tcW w:w="0" w:type="auto"/>
            <w:tcBorders>
              <w:top w:val="single" w:sz="4" w:space="0" w:color="000000"/>
              <w:bottom w:val="single" w:sz="4" w:space="0" w:color="000000"/>
            </w:tcBorders>
            <w:tcMar>
              <w:top w:w="0" w:type="dxa"/>
              <w:left w:w="100" w:type="dxa"/>
              <w:bottom w:w="0" w:type="dxa"/>
              <w:right w:w="100" w:type="dxa"/>
            </w:tcMar>
            <w:hideMark/>
          </w:tcPr>
          <w:p w14:paraId="79F04B97" w14:textId="77777777" w:rsidR="00DD46EC" w:rsidRPr="00DD46EC" w:rsidRDefault="00DD46EC" w:rsidP="00F86714">
            <w:pPr>
              <w:spacing w:before="40" w:after="40"/>
              <w:ind w:left="100" w:right="100"/>
            </w:pPr>
            <w:r w:rsidRPr="00DD46EC">
              <w:rPr>
                <w:color w:val="000000"/>
              </w:rPr>
              <w:t>Component</w:t>
            </w:r>
          </w:p>
        </w:tc>
        <w:tc>
          <w:tcPr>
            <w:tcW w:w="0" w:type="auto"/>
            <w:tcBorders>
              <w:top w:val="single" w:sz="4" w:space="0" w:color="000000"/>
              <w:bottom w:val="single" w:sz="4" w:space="0" w:color="000000"/>
            </w:tcBorders>
            <w:tcMar>
              <w:top w:w="0" w:type="dxa"/>
              <w:left w:w="100" w:type="dxa"/>
              <w:bottom w:w="0" w:type="dxa"/>
              <w:right w:w="100" w:type="dxa"/>
            </w:tcMar>
            <w:hideMark/>
          </w:tcPr>
          <w:p w14:paraId="1290CA7B" w14:textId="77777777" w:rsidR="00DD46EC" w:rsidRPr="00DD46EC" w:rsidRDefault="00DD46EC" w:rsidP="00F86714">
            <w:pPr>
              <w:spacing w:before="40" w:after="40"/>
              <w:ind w:left="100" w:right="100"/>
            </w:pPr>
            <w:r w:rsidRPr="00DD46EC">
              <w:rPr>
                <w:color w:val="000000"/>
              </w:rPr>
              <w:t xml:space="preserve">% </w:t>
            </w:r>
            <w:proofErr w:type="gramStart"/>
            <w:r w:rsidRPr="00DD46EC">
              <w:rPr>
                <w:color w:val="000000"/>
              </w:rPr>
              <w:t>of</w:t>
            </w:r>
            <w:proofErr w:type="gramEnd"/>
            <w:r w:rsidRPr="00DD46EC">
              <w:rPr>
                <w:color w:val="000000"/>
              </w:rPr>
              <w:t xml:space="preserve"> total</w:t>
            </w:r>
          </w:p>
        </w:tc>
      </w:tr>
      <w:tr w:rsidR="00DD46EC" w:rsidRPr="00DD46EC" w14:paraId="127B49E1" w14:textId="77777777" w:rsidTr="002445D5">
        <w:trPr>
          <w:trHeight w:hRule="exact" w:val="300"/>
        </w:trPr>
        <w:tc>
          <w:tcPr>
            <w:tcW w:w="0" w:type="auto"/>
            <w:tcBorders>
              <w:top w:val="single" w:sz="4" w:space="0" w:color="000000"/>
            </w:tcBorders>
            <w:tcMar>
              <w:top w:w="0" w:type="dxa"/>
              <w:left w:w="100" w:type="dxa"/>
              <w:bottom w:w="0" w:type="dxa"/>
              <w:right w:w="100" w:type="dxa"/>
            </w:tcMar>
            <w:hideMark/>
          </w:tcPr>
          <w:p w14:paraId="45FC4B03" w14:textId="77777777" w:rsidR="00DD46EC" w:rsidRPr="00DD46EC" w:rsidRDefault="00DD46EC" w:rsidP="00F86714">
            <w:pPr>
              <w:spacing w:before="40" w:after="40"/>
              <w:ind w:left="100" w:right="100"/>
            </w:pPr>
            <w:r w:rsidRPr="00DD46EC">
              <w:rPr>
                <w:color w:val="000000"/>
              </w:rPr>
              <w:t>D2: pure coefficient components</w:t>
            </w:r>
          </w:p>
        </w:tc>
        <w:tc>
          <w:tcPr>
            <w:tcW w:w="0" w:type="auto"/>
            <w:gridSpan w:val="2"/>
            <w:tcBorders>
              <w:top w:val="single" w:sz="4" w:space="0" w:color="000000"/>
            </w:tcBorders>
            <w:tcMar>
              <w:top w:w="0" w:type="dxa"/>
              <w:left w:w="100" w:type="dxa"/>
              <w:bottom w:w="0" w:type="dxa"/>
              <w:right w:w="100" w:type="dxa"/>
            </w:tcMar>
            <w:hideMark/>
          </w:tcPr>
          <w:p w14:paraId="7AD68362" w14:textId="77777777" w:rsidR="00DD46EC" w:rsidRPr="00DD46EC" w:rsidRDefault="00DD46EC" w:rsidP="00F86714">
            <w:pPr>
              <w:spacing w:before="40" w:after="40"/>
              <w:ind w:left="100" w:right="100"/>
            </w:pPr>
            <w:r w:rsidRPr="00DD46EC">
              <w:rPr>
                <w:color w:val="000000"/>
              </w:rPr>
              <w:t> </w:t>
            </w:r>
          </w:p>
        </w:tc>
      </w:tr>
      <w:tr w:rsidR="00DD46EC" w:rsidRPr="00DD46EC" w14:paraId="70F87D01" w14:textId="77777777" w:rsidTr="002445D5">
        <w:trPr>
          <w:trHeight w:hRule="exact" w:val="300"/>
        </w:trPr>
        <w:tc>
          <w:tcPr>
            <w:tcW w:w="0" w:type="auto"/>
            <w:tcMar>
              <w:top w:w="0" w:type="dxa"/>
              <w:left w:w="100" w:type="dxa"/>
              <w:bottom w:w="0" w:type="dxa"/>
              <w:right w:w="100" w:type="dxa"/>
            </w:tcMar>
            <w:hideMark/>
          </w:tcPr>
          <w:p w14:paraId="1ECDF935" w14:textId="77777777" w:rsidR="00DD46EC" w:rsidRPr="00DD46EC" w:rsidRDefault="00DD46EC" w:rsidP="00F86714">
            <w:pPr>
              <w:spacing w:before="40" w:after="40"/>
              <w:ind w:left="100" w:right="100"/>
            </w:pPr>
            <w:r w:rsidRPr="00DD46EC">
              <w:rPr>
                <w:color w:val="000000"/>
              </w:rPr>
              <w:lastRenderedPageBreak/>
              <w:t>  Less Than BA/BS Degree</w:t>
            </w:r>
          </w:p>
        </w:tc>
        <w:tc>
          <w:tcPr>
            <w:tcW w:w="0" w:type="auto"/>
            <w:tcMar>
              <w:top w:w="0" w:type="dxa"/>
              <w:left w:w="100" w:type="dxa"/>
              <w:bottom w:w="0" w:type="dxa"/>
              <w:right w:w="100" w:type="dxa"/>
            </w:tcMar>
            <w:hideMark/>
          </w:tcPr>
          <w:p w14:paraId="5EDE3022" w14:textId="77777777" w:rsidR="00DD46EC" w:rsidRPr="00DD46EC" w:rsidRDefault="00DD46EC" w:rsidP="00F86714">
            <w:pPr>
              <w:spacing w:before="40" w:after="40"/>
              <w:ind w:left="100" w:right="100"/>
            </w:pPr>
            <w:r w:rsidRPr="00DD46EC">
              <w:rPr>
                <w:color w:val="000000"/>
              </w:rPr>
              <w:t>-0.012</w:t>
            </w:r>
          </w:p>
        </w:tc>
        <w:tc>
          <w:tcPr>
            <w:tcW w:w="0" w:type="auto"/>
            <w:tcMar>
              <w:top w:w="0" w:type="dxa"/>
              <w:left w:w="100" w:type="dxa"/>
              <w:bottom w:w="0" w:type="dxa"/>
              <w:right w:w="100" w:type="dxa"/>
            </w:tcMar>
            <w:hideMark/>
          </w:tcPr>
          <w:p w14:paraId="0CE965F1" w14:textId="77777777" w:rsidR="00DD46EC" w:rsidRPr="00DD46EC" w:rsidRDefault="00DD46EC" w:rsidP="00F86714">
            <w:pPr>
              <w:spacing w:before="40" w:after="40"/>
              <w:ind w:left="100" w:right="100"/>
            </w:pPr>
            <w:r w:rsidRPr="00DD46EC">
              <w:rPr>
                <w:color w:val="000000"/>
              </w:rPr>
              <w:t>-5.799</w:t>
            </w:r>
          </w:p>
        </w:tc>
      </w:tr>
      <w:tr w:rsidR="00DD46EC" w:rsidRPr="00DD46EC" w14:paraId="76155394" w14:textId="77777777" w:rsidTr="002445D5">
        <w:trPr>
          <w:trHeight w:hRule="exact" w:val="300"/>
        </w:trPr>
        <w:tc>
          <w:tcPr>
            <w:tcW w:w="0" w:type="auto"/>
            <w:tcMar>
              <w:top w:w="0" w:type="dxa"/>
              <w:left w:w="100" w:type="dxa"/>
              <w:bottom w:w="0" w:type="dxa"/>
              <w:right w:w="100" w:type="dxa"/>
            </w:tcMar>
            <w:hideMark/>
          </w:tcPr>
          <w:p w14:paraId="07E080E2" w14:textId="77777777" w:rsidR="00DD46EC" w:rsidRPr="00DD46EC" w:rsidRDefault="00DD46EC" w:rsidP="00F86714">
            <w:pPr>
              <w:spacing w:before="40" w:after="40"/>
              <w:ind w:left="100" w:right="100"/>
            </w:pPr>
            <w:r w:rsidRPr="00DD46EC">
              <w:rPr>
                <w:color w:val="000000"/>
              </w:rPr>
              <w:t>  BA/BS Degree</w:t>
            </w:r>
          </w:p>
        </w:tc>
        <w:tc>
          <w:tcPr>
            <w:tcW w:w="0" w:type="auto"/>
            <w:tcMar>
              <w:top w:w="0" w:type="dxa"/>
              <w:left w:w="100" w:type="dxa"/>
              <w:bottom w:w="0" w:type="dxa"/>
              <w:right w:w="100" w:type="dxa"/>
            </w:tcMar>
            <w:hideMark/>
          </w:tcPr>
          <w:p w14:paraId="4ABD18C5" w14:textId="77777777" w:rsidR="00DD46EC" w:rsidRPr="00DD46EC" w:rsidRDefault="00DD46EC" w:rsidP="00F86714">
            <w:pPr>
              <w:spacing w:before="40" w:after="40"/>
              <w:ind w:left="100" w:right="100"/>
            </w:pPr>
            <w:r w:rsidRPr="00DD46EC">
              <w:rPr>
                <w:color w:val="000000"/>
              </w:rPr>
              <w:t>0.005</w:t>
            </w:r>
          </w:p>
        </w:tc>
        <w:tc>
          <w:tcPr>
            <w:tcW w:w="0" w:type="auto"/>
            <w:tcMar>
              <w:top w:w="0" w:type="dxa"/>
              <w:left w:w="100" w:type="dxa"/>
              <w:bottom w:w="0" w:type="dxa"/>
              <w:right w:w="100" w:type="dxa"/>
            </w:tcMar>
            <w:hideMark/>
          </w:tcPr>
          <w:p w14:paraId="536C2005" w14:textId="77777777" w:rsidR="00DD46EC" w:rsidRPr="00DD46EC" w:rsidRDefault="00DD46EC" w:rsidP="00F86714">
            <w:pPr>
              <w:spacing w:before="40" w:after="40"/>
              <w:ind w:left="100" w:right="100"/>
            </w:pPr>
            <w:r w:rsidRPr="00DD46EC">
              <w:rPr>
                <w:color w:val="000000"/>
              </w:rPr>
              <w:t>2.685</w:t>
            </w:r>
          </w:p>
        </w:tc>
      </w:tr>
      <w:tr w:rsidR="00DD46EC" w:rsidRPr="00DD46EC" w14:paraId="503E0E87" w14:textId="77777777" w:rsidTr="002445D5">
        <w:trPr>
          <w:trHeight w:hRule="exact" w:val="351"/>
        </w:trPr>
        <w:tc>
          <w:tcPr>
            <w:tcW w:w="0" w:type="auto"/>
            <w:tcBorders>
              <w:bottom w:val="single" w:sz="4" w:space="0" w:color="000000"/>
            </w:tcBorders>
            <w:tcMar>
              <w:top w:w="0" w:type="dxa"/>
              <w:left w:w="100" w:type="dxa"/>
              <w:bottom w:w="0" w:type="dxa"/>
              <w:right w:w="100" w:type="dxa"/>
            </w:tcMar>
            <w:hideMark/>
          </w:tcPr>
          <w:p w14:paraId="2B3446F5" w14:textId="77777777" w:rsidR="00DD46EC" w:rsidRPr="00DD46EC" w:rsidRDefault="00DD46EC" w:rsidP="00F86714">
            <w:pPr>
              <w:spacing w:before="40" w:after="40"/>
              <w:ind w:left="100" w:right="100"/>
            </w:pPr>
            <w:r w:rsidRPr="00DD46EC">
              <w:rPr>
                <w:color w:val="000000"/>
              </w:rPr>
              <w:t>  Graduate Degree</w:t>
            </w:r>
          </w:p>
        </w:tc>
        <w:tc>
          <w:tcPr>
            <w:tcW w:w="0" w:type="auto"/>
            <w:tcBorders>
              <w:bottom w:val="single" w:sz="4" w:space="0" w:color="000000"/>
            </w:tcBorders>
            <w:tcMar>
              <w:top w:w="0" w:type="dxa"/>
              <w:left w:w="100" w:type="dxa"/>
              <w:bottom w:w="0" w:type="dxa"/>
              <w:right w:w="100" w:type="dxa"/>
            </w:tcMar>
            <w:hideMark/>
          </w:tcPr>
          <w:p w14:paraId="0F92F7F4" w14:textId="77777777" w:rsidR="00DD46EC" w:rsidRPr="00DD46EC" w:rsidRDefault="00DD46EC" w:rsidP="00F86714">
            <w:pPr>
              <w:spacing w:before="40" w:after="40"/>
              <w:ind w:left="100" w:right="100"/>
            </w:pPr>
            <w:r w:rsidRPr="00DD46EC">
              <w:rPr>
                <w:color w:val="000000"/>
              </w:rPr>
              <w:t>0.014</w:t>
            </w:r>
          </w:p>
        </w:tc>
        <w:tc>
          <w:tcPr>
            <w:tcW w:w="0" w:type="auto"/>
            <w:tcBorders>
              <w:bottom w:val="single" w:sz="4" w:space="0" w:color="000000"/>
            </w:tcBorders>
            <w:tcMar>
              <w:top w:w="0" w:type="dxa"/>
              <w:left w:w="100" w:type="dxa"/>
              <w:bottom w:w="0" w:type="dxa"/>
              <w:right w:w="100" w:type="dxa"/>
            </w:tcMar>
            <w:hideMark/>
          </w:tcPr>
          <w:p w14:paraId="143F020B" w14:textId="77777777" w:rsidR="00DD46EC" w:rsidRPr="00DD46EC" w:rsidRDefault="00DD46EC" w:rsidP="00F86714">
            <w:pPr>
              <w:spacing w:before="40" w:after="40"/>
              <w:ind w:left="100" w:right="100"/>
            </w:pPr>
            <w:r w:rsidRPr="00DD46EC">
              <w:rPr>
                <w:color w:val="000000"/>
              </w:rPr>
              <w:t>7.187</w:t>
            </w:r>
          </w:p>
        </w:tc>
      </w:tr>
      <w:tr w:rsidR="00DD46EC" w:rsidRPr="00DD46EC" w14:paraId="45A877A8" w14:textId="77777777" w:rsidTr="002445D5">
        <w:trPr>
          <w:trHeight w:hRule="exact" w:val="300"/>
        </w:trPr>
        <w:tc>
          <w:tcPr>
            <w:tcW w:w="0" w:type="auto"/>
            <w:tcBorders>
              <w:top w:val="single" w:sz="4" w:space="0" w:color="000000"/>
            </w:tcBorders>
            <w:tcMar>
              <w:top w:w="0" w:type="dxa"/>
              <w:left w:w="100" w:type="dxa"/>
              <w:bottom w:w="0" w:type="dxa"/>
              <w:right w:w="100" w:type="dxa"/>
            </w:tcMar>
            <w:hideMark/>
          </w:tcPr>
          <w:p w14:paraId="77C02329" w14:textId="77777777" w:rsidR="00DD46EC" w:rsidRPr="00DD46EC" w:rsidRDefault="00DD46EC" w:rsidP="00F86714">
            <w:pPr>
              <w:spacing w:before="40" w:after="40"/>
              <w:ind w:left="100" w:right="100"/>
            </w:pPr>
            <w:r w:rsidRPr="00DD46EC">
              <w:rPr>
                <w:color w:val="000000"/>
              </w:rPr>
              <w:t>D4: pure endowment components</w:t>
            </w:r>
          </w:p>
        </w:tc>
        <w:tc>
          <w:tcPr>
            <w:tcW w:w="0" w:type="auto"/>
            <w:gridSpan w:val="2"/>
            <w:tcBorders>
              <w:top w:val="single" w:sz="4" w:space="0" w:color="000000"/>
            </w:tcBorders>
            <w:tcMar>
              <w:top w:w="0" w:type="dxa"/>
              <w:left w:w="100" w:type="dxa"/>
              <w:bottom w:w="0" w:type="dxa"/>
              <w:right w:w="100" w:type="dxa"/>
            </w:tcMar>
            <w:hideMark/>
          </w:tcPr>
          <w:p w14:paraId="2111DF19" w14:textId="77777777" w:rsidR="00DD46EC" w:rsidRPr="00DD46EC" w:rsidRDefault="00DD46EC" w:rsidP="00F86714">
            <w:pPr>
              <w:spacing w:before="40" w:after="40"/>
              <w:ind w:left="100" w:right="100"/>
            </w:pPr>
            <w:r w:rsidRPr="00DD46EC">
              <w:rPr>
                <w:color w:val="000000"/>
              </w:rPr>
              <w:t> </w:t>
            </w:r>
          </w:p>
        </w:tc>
      </w:tr>
      <w:tr w:rsidR="00DD46EC" w:rsidRPr="00DD46EC" w14:paraId="61233FB8" w14:textId="77777777" w:rsidTr="002445D5">
        <w:trPr>
          <w:trHeight w:hRule="exact" w:val="300"/>
        </w:trPr>
        <w:tc>
          <w:tcPr>
            <w:tcW w:w="0" w:type="auto"/>
            <w:tcMar>
              <w:top w:w="0" w:type="dxa"/>
              <w:left w:w="100" w:type="dxa"/>
              <w:bottom w:w="0" w:type="dxa"/>
              <w:right w:w="100" w:type="dxa"/>
            </w:tcMar>
            <w:hideMark/>
          </w:tcPr>
          <w:p w14:paraId="6B033CFF" w14:textId="77777777" w:rsidR="00DD46EC" w:rsidRPr="00DD46EC" w:rsidRDefault="00DD46EC" w:rsidP="00F86714">
            <w:pPr>
              <w:spacing w:before="40" w:after="40"/>
              <w:ind w:left="100" w:right="100"/>
            </w:pPr>
            <w:r w:rsidRPr="00DD46EC">
              <w:rPr>
                <w:color w:val="000000"/>
              </w:rPr>
              <w:t>  Less Than BA/BS Degree</w:t>
            </w:r>
          </w:p>
        </w:tc>
        <w:tc>
          <w:tcPr>
            <w:tcW w:w="0" w:type="auto"/>
            <w:tcMar>
              <w:top w:w="0" w:type="dxa"/>
              <w:left w:w="100" w:type="dxa"/>
              <w:bottom w:w="0" w:type="dxa"/>
              <w:right w:w="100" w:type="dxa"/>
            </w:tcMar>
            <w:hideMark/>
          </w:tcPr>
          <w:p w14:paraId="76480216" w14:textId="77777777" w:rsidR="00DD46EC" w:rsidRPr="00DD46EC" w:rsidRDefault="00DD46EC" w:rsidP="00F86714">
            <w:pPr>
              <w:spacing w:before="40" w:after="40"/>
              <w:ind w:left="100" w:right="100"/>
            </w:pPr>
            <w:r w:rsidRPr="00DD46EC">
              <w:rPr>
                <w:color w:val="000000"/>
              </w:rPr>
              <w:t>0.006</w:t>
            </w:r>
          </w:p>
        </w:tc>
        <w:tc>
          <w:tcPr>
            <w:tcW w:w="0" w:type="auto"/>
            <w:tcMar>
              <w:top w:w="0" w:type="dxa"/>
              <w:left w:w="100" w:type="dxa"/>
              <w:bottom w:w="0" w:type="dxa"/>
              <w:right w:w="100" w:type="dxa"/>
            </w:tcMar>
            <w:hideMark/>
          </w:tcPr>
          <w:p w14:paraId="43850525" w14:textId="77777777" w:rsidR="00DD46EC" w:rsidRPr="00DD46EC" w:rsidRDefault="00DD46EC" w:rsidP="00F86714">
            <w:pPr>
              <w:spacing w:before="40" w:after="40"/>
              <w:ind w:left="100" w:right="100"/>
            </w:pPr>
            <w:r w:rsidRPr="00DD46EC">
              <w:rPr>
                <w:color w:val="000000"/>
              </w:rPr>
              <w:t>2.821</w:t>
            </w:r>
          </w:p>
        </w:tc>
      </w:tr>
      <w:tr w:rsidR="00DD46EC" w:rsidRPr="00DD46EC" w14:paraId="091497FA" w14:textId="77777777" w:rsidTr="002445D5">
        <w:trPr>
          <w:trHeight w:hRule="exact" w:val="300"/>
        </w:trPr>
        <w:tc>
          <w:tcPr>
            <w:tcW w:w="0" w:type="auto"/>
            <w:tcMar>
              <w:top w:w="0" w:type="dxa"/>
              <w:left w:w="100" w:type="dxa"/>
              <w:bottom w:w="0" w:type="dxa"/>
              <w:right w:w="100" w:type="dxa"/>
            </w:tcMar>
            <w:hideMark/>
          </w:tcPr>
          <w:p w14:paraId="20506989" w14:textId="77777777" w:rsidR="00DD46EC" w:rsidRPr="00DD46EC" w:rsidRDefault="00DD46EC" w:rsidP="00F86714">
            <w:pPr>
              <w:spacing w:before="40" w:after="40"/>
              <w:ind w:left="100" w:right="100"/>
            </w:pPr>
            <w:r w:rsidRPr="00DD46EC">
              <w:rPr>
                <w:color w:val="000000"/>
              </w:rPr>
              <w:t>  BA/BS Degree</w:t>
            </w:r>
          </w:p>
        </w:tc>
        <w:tc>
          <w:tcPr>
            <w:tcW w:w="0" w:type="auto"/>
            <w:tcMar>
              <w:top w:w="0" w:type="dxa"/>
              <w:left w:w="100" w:type="dxa"/>
              <w:bottom w:w="0" w:type="dxa"/>
              <w:right w:w="100" w:type="dxa"/>
            </w:tcMar>
            <w:hideMark/>
          </w:tcPr>
          <w:p w14:paraId="47ED71A1" w14:textId="77777777" w:rsidR="00DD46EC" w:rsidRPr="00DD46EC" w:rsidRDefault="00DD46EC" w:rsidP="00F86714">
            <w:pPr>
              <w:spacing w:before="40" w:after="40"/>
              <w:ind w:left="100" w:right="100"/>
            </w:pPr>
            <w:r w:rsidRPr="00DD46EC">
              <w:rPr>
                <w:color w:val="000000"/>
              </w:rPr>
              <w:t>-0.007</w:t>
            </w:r>
          </w:p>
        </w:tc>
        <w:tc>
          <w:tcPr>
            <w:tcW w:w="0" w:type="auto"/>
            <w:tcMar>
              <w:top w:w="0" w:type="dxa"/>
              <w:left w:w="100" w:type="dxa"/>
              <w:bottom w:w="0" w:type="dxa"/>
              <w:right w:w="100" w:type="dxa"/>
            </w:tcMar>
            <w:hideMark/>
          </w:tcPr>
          <w:p w14:paraId="7B2D048D" w14:textId="77777777" w:rsidR="00DD46EC" w:rsidRPr="00DD46EC" w:rsidRDefault="00DD46EC" w:rsidP="00F86714">
            <w:pPr>
              <w:spacing w:before="40" w:after="40"/>
              <w:ind w:left="100" w:right="100"/>
            </w:pPr>
            <w:r w:rsidRPr="00DD46EC">
              <w:rPr>
                <w:color w:val="000000"/>
              </w:rPr>
              <w:t>-3.372</w:t>
            </w:r>
          </w:p>
        </w:tc>
      </w:tr>
      <w:tr w:rsidR="00DD46EC" w:rsidRPr="00DD46EC" w14:paraId="530A1282" w14:textId="77777777" w:rsidTr="002445D5">
        <w:trPr>
          <w:trHeight w:hRule="exact" w:val="324"/>
        </w:trPr>
        <w:tc>
          <w:tcPr>
            <w:tcW w:w="0" w:type="auto"/>
            <w:tcBorders>
              <w:bottom w:val="single" w:sz="4" w:space="0" w:color="000000"/>
            </w:tcBorders>
            <w:tcMar>
              <w:top w:w="0" w:type="dxa"/>
              <w:left w:w="100" w:type="dxa"/>
              <w:bottom w:w="0" w:type="dxa"/>
              <w:right w:w="100" w:type="dxa"/>
            </w:tcMar>
            <w:hideMark/>
          </w:tcPr>
          <w:p w14:paraId="761703F2" w14:textId="77777777" w:rsidR="00DD46EC" w:rsidRPr="00DD46EC" w:rsidRDefault="00DD46EC" w:rsidP="00F86714">
            <w:pPr>
              <w:spacing w:before="40" w:after="40"/>
              <w:ind w:left="100" w:right="100"/>
            </w:pPr>
            <w:r w:rsidRPr="00DD46EC">
              <w:rPr>
                <w:color w:val="000000"/>
              </w:rPr>
              <w:t>  Graduate Degree</w:t>
            </w:r>
          </w:p>
        </w:tc>
        <w:tc>
          <w:tcPr>
            <w:tcW w:w="0" w:type="auto"/>
            <w:tcBorders>
              <w:bottom w:val="single" w:sz="4" w:space="0" w:color="000000"/>
            </w:tcBorders>
            <w:tcMar>
              <w:top w:w="0" w:type="dxa"/>
              <w:left w:w="100" w:type="dxa"/>
              <w:bottom w:w="0" w:type="dxa"/>
              <w:right w:w="100" w:type="dxa"/>
            </w:tcMar>
            <w:hideMark/>
          </w:tcPr>
          <w:p w14:paraId="6BFF489B" w14:textId="77777777" w:rsidR="00DD46EC" w:rsidRPr="00DD46EC" w:rsidRDefault="00DD46EC" w:rsidP="00F86714">
            <w:pPr>
              <w:spacing w:before="40" w:after="40"/>
              <w:ind w:left="100" w:right="100"/>
            </w:pPr>
            <w:r w:rsidRPr="00DD46EC">
              <w:rPr>
                <w:color w:val="000000"/>
              </w:rPr>
              <w:t>0.036</w:t>
            </w:r>
          </w:p>
        </w:tc>
        <w:tc>
          <w:tcPr>
            <w:tcW w:w="0" w:type="auto"/>
            <w:tcBorders>
              <w:bottom w:val="single" w:sz="4" w:space="0" w:color="000000"/>
            </w:tcBorders>
            <w:tcMar>
              <w:top w:w="0" w:type="dxa"/>
              <w:left w:w="100" w:type="dxa"/>
              <w:bottom w:w="0" w:type="dxa"/>
              <w:right w:w="100" w:type="dxa"/>
            </w:tcMar>
            <w:hideMark/>
          </w:tcPr>
          <w:p w14:paraId="3B915F84" w14:textId="77777777" w:rsidR="00DD46EC" w:rsidRPr="00DD46EC" w:rsidRDefault="00DD46EC" w:rsidP="00F86714">
            <w:pPr>
              <w:spacing w:before="40" w:after="40"/>
              <w:ind w:left="100" w:right="100"/>
            </w:pPr>
            <w:r w:rsidRPr="00DD46EC">
              <w:rPr>
                <w:color w:val="000000"/>
              </w:rPr>
              <w:t>18.113</w:t>
            </w:r>
          </w:p>
        </w:tc>
      </w:tr>
    </w:tbl>
    <w:p w14:paraId="0485FACC" w14:textId="77777777" w:rsidR="009A2FBB" w:rsidRDefault="009A2FBB" w:rsidP="00F86714">
      <w:pPr>
        <w:rPr>
          <w:b/>
          <w:bCs/>
          <w:color w:val="000000"/>
        </w:rPr>
      </w:pPr>
    </w:p>
    <w:p w14:paraId="0BAAC8D7" w14:textId="69115981" w:rsidR="00A3219A" w:rsidRDefault="00554D87" w:rsidP="00F86714">
      <w:pPr>
        <w:rPr>
          <w:b/>
          <w:bCs/>
          <w:color w:val="000000"/>
        </w:rPr>
      </w:pPr>
      <w:r>
        <w:rPr>
          <w:b/>
          <w:bCs/>
          <w:color w:val="000000"/>
        </w:rPr>
        <w:t>I</w:t>
      </w:r>
      <w:r w:rsidR="00DD46EC" w:rsidRPr="00DD46EC">
        <w:rPr>
          <w:b/>
          <w:bCs/>
          <w:color w:val="000000"/>
        </w:rPr>
        <w:t>X. Supplementary Results: TWFE Analysis </w:t>
      </w:r>
    </w:p>
    <w:p w14:paraId="64CCB10B" w14:textId="77777777" w:rsidR="007D4224" w:rsidRPr="00554D87" w:rsidRDefault="007D4224" w:rsidP="00F86714">
      <w:pPr>
        <w:rPr>
          <w:b/>
          <w:bCs/>
          <w:color w:val="000000"/>
        </w:rPr>
      </w:pPr>
    </w:p>
    <w:p w14:paraId="14B31A18" w14:textId="66BD0282" w:rsidR="00DD46EC" w:rsidRDefault="00DD46EC" w:rsidP="00F86714">
      <w:pPr>
        <w:ind w:firstLine="720"/>
        <w:rPr>
          <w:color w:val="000000"/>
        </w:rPr>
      </w:pPr>
      <w:r w:rsidRPr="00DD46EC">
        <w:rPr>
          <w:color w:val="000000"/>
        </w:rPr>
        <w:t xml:space="preserve">Table </w:t>
      </w:r>
      <w:r w:rsidR="000302A9">
        <w:rPr>
          <w:color w:val="000000"/>
        </w:rPr>
        <w:t>2</w:t>
      </w:r>
      <w:r w:rsidRPr="00DD46EC">
        <w:rPr>
          <w:color w:val="000000"/>
        </w:rPr>
        <w:t xml:space="preserve"> in the paper presented the coefficients for education from our TWFE analysis with PM occupation/years as units of analysis. Here in Table A11 we present the coefficients for all variables in the models. In Table A12 we present results from identical analysis, except that it takes all detailed occupation/years as units (not just those in PM).   </w:t>
      </w:r>
    </w:p>
    <w:p w14:paraId="7C161090" w14:textId="77777777" w:rsidR="009474CC" w:rsidRPr="00DD46EC" w:rsidRDefault="009474CC" w:rsidP="00F86714">
      <w:pPr>
        <w:ind w:firstLine="720"/>
      </w:pPr>
    </w:p>
    <w:tbl>
      <w:tblPr>
        <w:tblStyle w:val="TableGrid"/>
        <w:tblpPr w:leftFromText="180" w:rightFromText="180" w:vertAnchor="text" w:horzAnchor="margin" w:tblpY="5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5"/>
        <w:gridCol w:w="1371"/>
        <w:gridCol w:w="1371"/>
        <w:gridCol w:w="1371"/>
        <w:gridCol w:w="1372"/>
      </w:tblGrid>
      <w:tr w:rsidR="009474CC" w:rsidRPr="006E45AB" w14:paraId="01F760F3" w14:textId="77777777" w:rsidTr="009474CC">
        <w:tc>
          <w:tcPr>
            <w:tcW w:w="9350" w:type="dxa"/>
            <w:gridSpan w:val="5"/>
            <w:tcBorders>
              <w:bottom w:val="single" w:sz="4" w:space="0" w:color="auto"/>
            </w:tcBorders>
          </w:tcPr>
          <w:p w14:paraId="6C7FE815" w14:textId="77777777" w:rsidR="009474CC" w:rsidRPr="006E45AB" w:rsidRDefault="009474CC" w:rsidP="009474CC">
            <w:pPr>
              <w:jc w:val="center"/>
            </w:pPr>
            <w:r w:rsidRPr="006E45AB">
              <w:rPr>
                <w:color w:val="000000"/>
              </w:rPr>
              <w:t>Table A11: Two-Way Fixed-Effects Model Estimates of the Association between Education and Mean Ln Hourly Wages, Detailed Occupations (PM only), 1980-2019</w:t>
            </w:r>
          </w:p>
        </w:tc>
      </w:tr>
      <w:tr w:rsidR="009474CC" w:rsidRPr="006E45AB" w14:paraId="785365A6" w14:textId="77777777" w:rsidTr="009474CC">
        <w:tc>
          <w:tcPr>
            <w:tcW w:w="3865" w:type="dxa"/>
            <w:tcBorders>
              <w:top w:val="single" w:sz="4" w:space="0" w:color="auto"/>
              <w:bottom w:val="single" w:sz="4" w:space="0" w:color="auto"/>
            </w:tcBorders>
          </w:tcPr>
          <w:p w14:paraId="0A4EEC60" w14:textId="77777777" w:rsidR="009474CC" w:rsidRPr="006E45AB" w:rsidRDefault="009474CC" w:rsidP="009474CC"/>
        </w:tc>
        <w:tc>
          <w:tcPr>
            <w:tcW w:w="5485" w:type="dxa"/>
            <w:gridSpan w:val="4"/>
            <w:tcBorders>
              <w:top w:val="single" w:sz="4" w:space="0" w:color="auto"/>
              <w:bottom w:val="single" w:sz="4" w:space="0" w:color="auto"/>
            </w:tcBorders>
            <w:vAlign w:val="center"/>
          </w:tcPr>
          <w:p w14:paraId="676066C4" w14:textId="7BFE7B99" w:rsidR="009474CC" w:rsidRPr="006E45AB" w:rsidRDefault="009474CC" w:rsidP="009474CC">
            <w:pPr>
              <w:jc w:val="center"/>
            </w:pPr>
            <w:r w:rsidRPr="006E45AB">
              <w:rPr>
                <w:i/>
                <w:iCs/>
                <w:color w:val="000000"/>
              </w:rPr>
              <w:t>Dependent variable:</w:t>
            </w:r>
            <w:r>
              <w:rPr>
                <w:i/>
                <w:iCs/>
                <w:color w:val="000000"/>
              </w:rPr>
              <w:t xml:space="preserve"> </w:t>
            </w:r>
            <w:r w:rsidRPr="006E45AB">
              <w:rPr>
                <w:i/>
                <w:iCs/>
                <w:color w:val="000000"/>
              </w:rPr>
              <w:t>Mean of Ln Hourly Wage</w:t>
            </w:r>
          </w:p>
        </w:tc>
      </w:tr>
      <w:tr w:rsidR="009474CC" w:rsidRPr="006E45AB" w14:paraId="615B39BE" w14:textId="77777777" w:rsidTr="009474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65" w:type="dxa"/>
            <w:tcBorders>
              <w:top w:val="single" w:sz="4" w:space="0" w:color="auto"/>
              <w:left w:val="nil"/>
              <w:bottom w:val="nil"/>
              <w:right w:val="nil"/>
            </w:tcBorders>
            <w:vAlign w:val="center"/>
          </w:tcPr>
          <w:p w14:paraId="326F7DCD" w14:textId="77777777" w:rsidR="009474CC" w:rsidRPr="006E45AB" w:rsidRDefault="009474CC" w:rsidP="009474CC">
            <w:r w:rsidRPr="006E45AB">
              <w:rPr>
                <w:color w:val="000000"/>
              </w:rPr>
              <w:t>Proportion graduate</w:t>
            </w:r>
          </w:p>
        </w:tc>
        <w:tc>
          <w:tcPr>
            <w:tcW w:w="1371" w:type="dxa"/>
            <w:tcBorders>
              <w:top w:val="single" w:sz="4" w:space="0" w:color="auto"/>
              <w:left w:val="nil"/>
              <w:bottom w:val="nil"/>
              <w:right w:val="nil"/>
            </w:tcBorders>
            <w:vAlign w:val="center"/>
          </w:tcPr>
          <w:p w14:paraId="7A39FBE8" w14:textId="77777777" w:rsidR="009474CC" w:rsidRPr="006E45AB" w:rsidRDefault="009474CC" w:rsidP="009474CC">
            <w:pPr>
              <w:jc w:val="center"/>
            </w:pPr>
            <w:r w:rsidRPr="006E45AB">
              <w:rPr>
                <w:color w:val="000000"/>
              </w:rPr>
              <w:t>0.905</w:t>
            </w:r>
            <w:r w:rsidRPr="006E45AB">
              <w:rPr>
                <w:color w:val="000000"/>
                <w:vertAlign w:val="superscript"/>
              </w:rPr>
              <w:t>***</w:t>
            </w:r>
          </w:p>
        </w:tc>
        <w:tc>
          <w:tcPr>
            <w:tcW w:w="1371" w:type="dxa"/>
            <w:tcBorders>
              <w:top w:val="single" w:sz="4" w:space="0" w:color="auto"/>
              <w:left w:val="nil"/>
              <w:bottom w:val="nil"/>
              <w:right w:val="nil"/>
            </w:tcBorders>
            <w:vAlign w:val="center"/>
          </w:tcPr>
          <w:p w14:paraId="1D81FCB4" w14:textId="77777777" w:rsidR="009474CC" w:rsidRPr="006E45AB" w:rsidRDefault="009474CC" w:rsidP="009474CC">
            <w:pPr>
              <w:jc w:val="center"/>
            </w:pPr>
            <w:r w:rsidRPr="006E45AB">
              <w:rPr>
                <w:color w:val="000000"/>
              </w:rPr>
              <w:t>1.006</w:t>
            </w:r>
            <w:r w:rsidRPr="006E45AB">
              <w:rPr>
                <w:color w:val="000000"/>
                <w:vertAlign w:val="superscript"/>
              </w:rPr>
              <w:t>***</w:t>
            </w:r>
          </w:p>
        </w:tc>
        <w:tc>
          <w:tcPr>
            <w:tcW w:w="1371" w:type="dxa"/>
            <w:tcBorders>
              <w:top w:val="single" w:sz="4" w:space="0" w:color="auto"/>
              <w:left w:val="nil"/>
              <w:bottom w:val="nil"/>
              <w:right w:val="nil"/>
            </w:tcBorders>
            <w:vAlign w:val="center"/>
          </w:tcPr>
          <w:p w14:paraId="1EC83DF7" w14:textId="77777777" w:rsidR="009474CC" w:rsidRPr="006E45AB" w:rsidRDefault="009474CC" w:rsidP="009474CC">
            <w:pPr>
              <w:jc w:val="center"/>
            </w:pPr>
            <w:r w:rsidRPr="006E45AB">
              <w:rPr>
                <w:color w:val="000000"/>
              </w:rPr>
              <w:t>0.815</w:t>
            </w:r>
            <w:r w:rsidRPr="006E45AB">
              <w:rPr>
                <w:color w:val="000000"/>
                <w:vertAlign w:val="superscript"/>
              </w:rPr>
              <w:t>***</w:t>
            </w:r>
          </w:p>
        </w:tc>
        <w:tc>
          <w:tcPr>
            <w:tcW w:w="1372" w:type="dxa"/>
            <w:tcBorders>
              <w:top w:val="single" w:sz="4" w:space="0" w:color="auto"/>
              <w:left w:val="nil"/>
              <w:bottom w:val="nil"/>
              <w:right w:val="nil"/>
            </w:tcBorders>
            <w:vAlign w:val="center"/>
          </w:tcPr>
          <w:p w14:paraId="02FDE588" w14:textId="77777777" w:rsidR="009474CC" w:rsidRPr="006E45AB" w:rsidRDefault="009474CC" w:rsidP="009474CC">
            <w:pPr>
              <w:jc w:val="center"/>
            </w:pPr>
            <w:r w:rsidRPr="006E45AB">
              <w:rPr>
                <w:color w:val="000000"/>
              </w:rPr>
              <w:t>0.847</w:t>
            </w:r>
            <w:r w:rsidRPr="006E45AB">
              <w:rPr>
                <w:color w:val="000000"/>
                <w:vertAlign w:val="superscript"/>
              </w:rPr>
              <w:t>***</w:t>
            </w:r>
          </w:p>
        </w:tc>
      </w:tr>
      <w:tr w:rsidR="009474CC" w:rsidRPr="006E45AB" w14:paraId="3AF59277" w14:textId="77777777" w:rsidTr="009474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65" w:type="dxa"/>
            <w:tcBorders>
              <w:top w:val="nil"/>
              <w:left w:val="nil"/>
              <w:bottom w:val="nil"/>
              <w:right w:val="nil"/>
            </w:tcBorders>
            <w:vAlign w:val="center"/>
          </w:tcPr>
          <w:p w14:paraId="03C315BB" w14:textId="77777777" w:rsidR="009474CC" w:rsidRPr="006E45AB" w:rsidRDefault="009474CC" w:rsidP="009474CC"/>
        </w:tc>
        <w:tc>
          <w:tcPr>
            <w:tcW w:w="1371" w:type="dxa"/>
            <w:tcBorders>
              <w:top w:val="nil"/>
              <w:left w:val="nil"/>
              <w:bottom w:val="nil"/>
              <w:right w:val="nil"/>
            </w:tcBorders>
            <w:vAlign w:val="center"/>
          </w:tcPr>
          <w:p w14:paraId="6E255A08" w14:textId="77777777" w:rsidR="009474CC" w:rsidRPr="006E45AB" w:rsidRDefault="009474CC" w:rsidP="009474CC">
            <w:pPr>
              <w:jc w:val="center"/>
            </w:pPr>
            <w:r w:rsidRPr="006E45AB">
              <w:rPr>
                <w:color w:val="000000"/>
              </w:rPr>
              <w:t>(0.101)</w:t>
            </w:r>
          </w:p>
        </w:tc>
        <w:tc>
          <w:tcPr>
            <w:tcW w:w="1371" w:type="dxa"/>
            <w:tcBorders>
              <w:top w:val="nil"/>
              <w:left w:val="nil"/>
              <w:bottom w:val="nil"/>
              <w:right w:val="nil"/>
            </w:tcBorders>
            <w:vAlign w:val="center"/>
          </w:tcPr>
          <w:p w14:paraId="29FBE077" w14:textId="77777777" w:rsidR="009474CC" w:rsidRPr="006E45AB" w:rsidRDefault="009474CC" w:rsidP="009474CC">
            <w:pPr>
              <w:jc w:val="center"/>
            </w:pPr>
            <w:r w:rsidRPr="006E45AB">
              <w:rPr>
                <w:color w:val="000000"/>
              </w:rPr>
              <w:t>(0.127)</w:t>
            </w:r>
          </w:p>
        </w:tc>
        <w:tc>
          <w:tcPr>
            <w:tcW w:w="1371" w:type="dxa"/>
            <w:tcBorders>
              <w:top w:val="nil"/>
              <w:left w:val="nil"/>
              <w:bottom w:val="nil"/>
              <w:right w:val="nil"/>
            </w:tcBorders>
            <w:vAlign w:val="center"/>
          </w:tcPr>
          <w:p w14:paraId="3EDEFCF0" w14:textId="77777777" w:rsidR="009474CC" w:rsidRPr="006E45AB" w:rsidRDefault="009474CC" w:rsidP="009474CC">
            <w:pPr>
              <w:jc w:val="center"/>
            </w:pPr>
            <w:r w:rsidRPr="006E45AB">
              <w:rPr>
                <w:color w:val="000000"/>
              </w:rPr>
              <w:t>(0.108)</w:t>
            </w:r>
          </w:p>
        </w:tc>
        <w:tc>
          <w:tcPr>
            <w:tcW w:w="1372" w:type="dxa"/>
            <w:tcBorders>
              <w:top w:val="nil"/>
              <w:left w:val="nil"/>
              <w:bottom w:val="nil"/>
              <w:right w:val="nil"/>
            </w:tcBorders>
            <w:vAlign w:val="center"/>
          </w:tcPr>
          <w:p w14:paraId="0B9A5683" w14:textId="77777777" w:rsidR="009474CC" w:rsidRPr="006E45AB" w:rsidRDefault="009474CC" w:rsidP="009474CC">
            <w:pPr>
              <w:jc w:val="center"/>
            </w:pPr>
            <w:r w:rsidRPr="006E45AB">
              <w:rPr>
                <w:color w:val="000000"/>
              </w:rPr>
              <w:t>(0.148)</w:t>
            </w:r>
          </w:p>
        </w:tc>
      </w:tr>
      <w:tr w:rsidR="009474CC" w:rsidRPr="006E45AB" w14:paraId="13C783E0" w14:textId="77777777" w:rsidTr="009474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65" w:type="dxa"/>
            <w:tcBorders>
              <w:top w:val="nil"/>
              <w:left w:val="nil"/>
              <w:bottom w:val="nil"/>
              <w:right w:val="nil"/>
            </w:tcBorders>
            <w:vAlign w:val="center"/>
          </w:tcPr>
          <w:p w14:paraId="7A00C5E1" w14:textId="77777777" w:rsidR="009474CC" w:rsidRPr="006E45AB" w:rsidRDefault="009474CC" w:rsidP="009474CC">
            <w:r w:rsidRPr="006E45AB">
              <w:rPr>
                <w:color w:val="000000"/>
              </w:rPr>
              <w:t>Proportion BA/BS</w:t>
            </w:r>
          </w:p>
        </w:tc>
        <w:tc>
          <w:tcPr>
            <w:tcW w:w="1371" w:type="dxa"/>
            <w:tcBorders>
              <w:top w:val="nil"/>
              <w:left w:val="nil"/>
              <w:bottom w:val="nil"/>
              <w:right w:val="nil"/>
            </w:tcBorders>
            <w:vAlign w:val="center"/>
          </w:tcPr>
          <w:p w14:paraId="0AB4431A" w14:textId="77777777" w:rsidR="009474CC" w:rsidRPr="006E45AB" w:rsidRDefault="009474CC" w:rsidP="009474CC">
            <w:pPr>
              <w:jc w:val="center"/>
            </w:pPr>
            <w:r w:rsidRPr="006E45AB">
              <w:rPr>
                <w:color w:val="000000"/>
              </w:rPr>
              <w:t>0.499</w:t>
            </w:r>
            <w:r w:rsidRPr="006E45AB">
              <w:rPr>
                <w:color w:val="000000"/>
                <w:vertAlign w:val="superscript"/>
              </w:rPr>
              <w:t>***</w:t>
            </w:r>
          </w:p>
        </w:tc>
        <w:tc>
          <w:tcPr>
            <w:tcW w:w="1371" w:type="dxa"/>
            <w:tcBorders>
              <w:top w:val="nil"/>
              <w:left w:val="nil"/>
              <w:bottom w:val="nil"/>
              <w:right w:val="nil"/>
            </w:tcBorders>
            <w:vAlign w:val="center"/>
          </w:tcPr>
          <w:p w14:paraId="407EE163" w14:textId="77777777" w:rsidR="009474CC" w:rsidRPr="006E45AB" w:rsidRDefault="009474CC" w:rsidP="009474CC">
            <w:pPr>
              <w:jc w:val="center"/>
            </w:pPr>
            <w:r w:rsidRPr="006E45AB">
              <w:rPr>
                <w:color w:val="000000"/>
              </w:rPr>
              <w:t>0.626</w:t>
            </w:r>
            <w:r w:rsidRPr="006E45AB">
              <w:rPr>
                <w:color w:val="000000"/>
                <w:vertAlign w:val="superscript"/>
              </w:rPr>
              <w:t>***</w:t>
            </w:r>
          </w:p>
        </w:tc>
        <w:tc>
          <w:tcPr>
            <w:tcW w:w="1371" w:type="dxa"/>
            <w:tcBorders>
              <w:top w:val="nil"/>
              <w:left w:val="nil"/>
              <w:bottom w:val="nil"/>
              <w:right w:val="nil"/>
            </w:tcBorders>
            <w:vAlign w:val="center"/>
          </w:tcPr>
          <w:p w14:paraId="5E995B7E" w14:textId="77777777" w:rsidR="009474CC" w:rsidRPr="006E45AB" w:rsidRDefault="009474CC" w:rsidP="009474CC">
            <w:pPr>
              <w:jc w:val="center"/>
            </w:pPr>
            <w:r w:rsidRPr="006E45AB">
              <w:rPr>
                <w:color w:val="000000"/>
              </w:rPr>
              <w:t>0.360</w:t>
            </w:r>
            <w:r w:rsidRPr="006E45AB">
              <w:rPr>
                <w:color w:val="000000"/>
                <w:vertAlign w:val="superscript"/>
              </w:rPr>
              <w:t>**</w:t>
            </w:r>
          </w:p>
        </w:tc>
        <w:tc>
          <w:tcPr>
            <w:tcW w:w="1372" w:type="dxa"/>
            <w:tcBorders>
              <w:top w:val="nil"/>
              <w:left w:val="nil"/>
              <w:bottom w:val="nil"/>
              <w:right w:val="nil"/>
            </w:tcBorders>
            <w:vAlign w:val="center"/>
          </w:tcPr>
          <w:p w14:paraId="3C57EA62" w14:textId="77777777" w:rsidR="009474CC" w:rsidRPr="006E45AB" w:rsidRDefault="009474CC" w:rsidP="009474CC">
            <w:pPr>
              <w:jc w:val="center"/>
            </w:pPr>
            <w:r w:rsidRPr="006E45AB">
              <w:rPr>
                <w:color w:val="000000"/>
              </w:rPr>
              <w:t>0.503</w:t>
            </w:r>
            <w:r w:rsidRPr="006E45AB">
              <w:rPr>
                <w:color w:val="000000"/>
                <w:vertAlign w:val="superscript"/>
              </w:rPr>
              <w:t>***</w:t>
            </w:r>
          </w:p>
        </w:tc>
      </w:tr>
      <w:tr w:rsidR="009474CC" w:rsidRPr="006E45AB" w14:paraId="18671093" w14:textId="77777777" w:rsidTr="009474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65" w:type="dxa"/>
            <w:tcBorders>
              <w:top w:val="nil"/>
              <w:left w:val="nil"/>
              <w:bottom w:val="nil"/>
              <w:right w:val="nil"/>
            </w:tcBorders>
            <w:vAlign w:val="center"/>
          </w:tcPr>
          <w:p w14:paraId="681AECC8" w14:textId="77777777" w:rsidR="009474CC" w:rsidRPr="006E45AB" w:rsidRDefault="009474CC" w:rsidP="009474CC"/>
        </w:tc>
        <w:tc>
          <w:tcPr>
            <w:tcW w:w="1371" w:type="dxa"/>
            <w:tcBorders>
              <w:top w:val="nil"/>
              <w:left w:val="nil"/>
              <w:bottom w:val="nil"/>
              <w:right w:val="nil"/>
            </w:tcBorders>
            <w:vAlign w:val="center"/>
          </w:tcPr>
          <w:p w14:paraId="6BFAAEA3" w14:textId="77777777" w:rsidR="009474CC" w:rsidRPr="006E45AB" w:rsidRDefault="009474CC" w:rsidP="009474CC">
            <w:pPr>
              <w:jc w:val="center"/>
            </w:pPr>
            <w:r w:rsidRPr="006E45AB">
              <w:rPr>
                <w:color w:val="000000"/>
              </w:rPr>
              <w:t>(0.107)</w:t>
            </w:r>
          </w:p>
        </w:tc>
        <w:tc>
          <w:tcPr>
            <w:tcW w:w="1371" w:type="dxa"/>
            <w:tcBorders>
              <w:top w:val="nil"/>
              <w:left w:val="nil"/>
              <w:bottom w:val="nil"/>
              <w:right w:val="nil"/>
            </w:tcBorders>
            <w:vAlign w:val="center"/>
          </w:tcPr>
          <w:p w14:paraId="0B0A9855" w14:textId="77777777" w:rsidR="009474CC" w:rsidRPr="006E45AB" w:rsidRDefault="009474CC" w:rsidP="009474CC">
            <w:pPr>
              <w:jc w:val="center"/>
            </w:pPr>
            <w:r w:rsidRPr="006E45AB">
              <w:rPr>
                <w:color w:val="000000"/>
              </w:rPr>
              <w:t>(0.117)</w:t>
            </w:r>
          </w:p>
        </w:tc>
        <w:tc>
          <w:tcPr>
            <w:tcW w:w="1371" w:type="dxa"/>
            <w:tcBorders>
              <w:top w:val="nil"/>
              <w:left w:val="nil"/>
              <w:bottom w:val="nil"/>
              <w:right w:val="nil"/>
            </w:tcBorders>
            <w:vAlign w:val="center"/>
          </w:tcPr>
          <w:p w14:paraId="3082A4C2" w14:textId="77777777" w:rsidR="009474CC" w:rsidRPr="006E45AB" w:rsidRDefault="009474CC" w:rsidP="009474CC">
            <w:pPr>
              <w:jc w:val="center"/>
            </w:pPr>
            <w:r w:rsidRPr="006E45AB">
              <w:rPr>
                <w:color w:val="000000"/>
              </w:rPr>
              <w:t>(0.119)</w:t>
            </w:r>
          </w:p>
        </w:tc>
        <w:tc>
          <w:tcPr>
            <w:tcW w:w="1372" w:type="dxa"/>
            <w:tcBorders>
              <w:top w:val="nil"/>
              <w:left w:val="nil"/>
              <w:bottom w:val="nil"/>
              <w:right w:val="nil"/>
            </w:tcBorders>
            <w:vAlign w:val="center"/>
          </w:tcPr>
          <w:p w14:paraId="1EF782F1" w14:textId="77777777" w:rsidR="009474CC" w:rsidRPr="006E45AB" w:rsidRDefault="009474CC" w:rsidP="009474CC">
            <w:pPr>
              <w:jc w:val="center"/>
            </w:pPr>
            <w:r w:rsidRPr="006E45AB">
              <w:rPr>
                <w:color w:val="000000"/>
              </w:rPr>
              <w:t>(0.124)</w:t>
            </w:r>
          </w:p>
        </w:tc>
      </w:tr>
      <w:tr w:rsidR="009474CC" w:rsidRPr="006E45AB" w14:paraId="297B575C" w14:textId="77777777" w:rsidTr="009474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65" w:type="dxa"/>
            <w:tcBorders>
              <w:top w:val="nil"/>
              <w:left w:val="nil"/>
              <w:bottom w:val="nil"/>
              <w:right w:val="nil"/>
            </w:tcBorders>
            <w:vAlign w:val="center"/>
          </w:tcPr>
          <w:p w14:paraId="44F393A5" w14:textId="77777777" w:rsidR="009474CC" w:rsidRPr="006E45AB" w:rsidRDefault="009474CC" w:rsidP="009474CC">
            <w:r w:rsidRPr="006E45AB">
              <w:rPr>
                <w:color w:val="000000"/>
              </w:rPr>
              <w:t>Proportion Experience (0-15 years)</w:t>
            </w:r>
          </w:p>
        </w:tc>
        <w:tc>
          <w:tcPr>
            <w:tcW w:w="1371" w:type="dxa"/>
            <w:tcBorders>
              <w:top w:val="nil"/>
              <w:left w:val="nil"/>
              <w:bottom w:val="nil"/>
              <w:right w:val="nil"/>
            </w:tcBorders>
            <w:vAlign w:val="center"/>
          </w:tcPr>
          <w:p w14:paraId="4F73FC47" w14:textId="77777777" w:rsidR="009474CC" w:rsidRPr="006E45AB" w:rsidRDefault="009474CC" w:rsidP="009474CC">
            <w:pPr>
              <w:jc w:val="center"/>
            </w:pPr>
            <w:r w:rsidRPr="006E45AB">
              <w:rPr>
                <w:color w:val="000000"/>
              </w:rPr>
              <w:t>0.527</w:t>
            </w:r>
            <w:r w:rsidRPr="006E45AB">
              <w:rPr>
                <w:color w:val="000000"/>
                <w:vertAlign w:val="superscript"/>
              </w:rPr>
              <w:t>***</w:t>
            </w:r>
          </w:p>
        </w:tc>
        <w:tc>
          <w:tcPr>
            <w:tcW w:w="1371" w:type="dxa"/>
            <w:tcBorders>
              <w:top w:val="nil"/>
              <w:left w:val="nil"/>
              <w:bottom w:val="nil"/>
              <w:right w:val="nil"/>
            </w:tcBorders>
            <w:vAlign w:val="center"/>
          </w:tcPr>
          <w:p w14:paraId="2FA219BE" w14:textId="77777777" w:rsidR="009474CC" w:rsidRPr="006E45AB" w:rsidRDefault="009474CC" w:rsidP="009474CC">
            <w:pPr>
              <w:jc w:val="center"/>
            </w:pPr>
            <w:r w:rsidRPr="006E45AB">
              <w:rPr>
                <w:color w:val="000000"/>
              </w:rPr>
              <w:t>0.391</w:t>
            </w:r>
            <w:r w:rsidRPr="006E45AB">
              <w:rPr>
                <w:color w:val="000000"/>
                <w:vertAlign w:val="superscript"/>
              </w:rPr>
              <w:t>***</w:t>
            </w:r>
          </w:p>
        </w:tc>
        <w:tc>
          <w:tcPr>
            <w:tcW w:w="1371" w:type="dxa"/>
            <w:tcBorders>
              <w:top w:val="nil"/>
              <w:left w:val="nil"/>
              <w:bottom w:val="nil"/>
              <w:right w:val="nil"/>
            </w:tcBorders>
            <w:vAlign w:val="center"/>
          </w:tcPr>
          <w:p w14:paraId="78C261B7" w14:textId="77777777" w:rsidR="009474CC" w:rsidRPr="006E45AB" w:rsidRDefault="009474CC" w:rsidP="009474CC">
            <w:pPr>
              <w:jc w:val="center"/>
            </w:pPr>
            <w:r w:rsidRPr="006E45AB">
              <w:rPr>
                <w:color w:val="000000"/>
              </w:rPr>
              <w:t>0.620</w:t>
            </w:r>
            <w:r w:rsidRPr="006E45AB">
              <w:rPr>
                <w:color w:val="000000"/>
                <w:vertAlign w:val="superscript"/>
              </w:rPr>
              <w:t>**</w:t>
            </w:r>
          </w:p>
        </w:tc>
        <w:tc>
          <w:tcPr>
            <w:tcW w:w="1372" w:type="dxa"/>
            <w:tcBorders>
              <w:top w:val="nil"/>
              <w:left w:val="nil"/>
              <w:bottom w:val="nil"/>
              <w:right w:val="nil"/>
            </w:tcBorders>
            <w:vAlign w:val="center"/>
          </w:tcPr>
          <w:p w14:paraId="542BA590" w14:textId="77777777" w:rsidR="009474CC" w:rsidRPr="006E45AB" w:rsidRDefault="009474CC" w:rsidP="009474CC">
            <w:pPr>
              <w:jc w:val="center"/>
            </w:pPr>
            <w:r w:rsidRPr="006E45AB">
              <w:rPr>
                <w:color w:val="000000"/>
              </w:rPr>
              <w:t>0.413</w:t>
            </w:r>
            <w:r w:rsidRPr="006E45AB">
              <w:rPr>
                <w:color w:val="000000"/>
                <w:vertAlign w:val="superscript"/>
              </w:rPr>
              <w:t>***</w:t>
            </w:r>
          </w:p>
        </w:tc>
      </w:tr>
      <w:tr w:rsidR="009474CC" w:rsidRPr="006E45AB" w14:paraId="6A998CF4" w14:textId="77777777" w:rsidTr="009474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65" w:type="dxa"/>
            <w:tcBorders>
              <w:top w:val="nil"/>
              <w:left w:val="nil"/>
              <w:bottom w:val="nil"/>
              <w:right w:val="nil"/>
            </w:tcBorders>
            <w:vAlign w:val="center"/>
          </w:tcPr>
          <w:p w14:paraId="7BD33A49" w14:textId="77777777" w:rsidR="009474CC" w:rsidRPr="006E45AB" w:rsidRDefault="009474CC" w:rsidP="009474CC"/>
        </w:tc>
        <w:tc>
          <w:tcPr>
            <w:tcW w:w="1371" w:type="dxa"/>
            <w:tcBorders>
              <w:top w:val="nil"/>
              <w:left w:val="nil"/>
              <w:bottom w:val="nil"/>
              <w:right w:val="nil"/>
            </w:tcBorders>
            <w:vAlign w:val="center"/>
          </w:tcPr>
          <w:p w14:paraId="717008DD" w14:textId="77777777" w:rsidR="009474CC" w:rsidRPr="006E45AB" w:rsidRDefault="009474CC" w:rsidP="009474CC">
            <w:pPr>
              <w:jc w:val="center"/>
            </w:pPr>
            <w:r w:rsidRPr="006E45AB">
              <w:rPr>
                <w:color w:val="000000"/>
              </w:rPr>
              <w:t>(0.134)</w:t>
            </w:r>
          </w:p>
        </w:tc>
        <w:tc>
          <w:tcPr>
            <w:tcW w:w="1371" w:type="dxa"/>
            <w:tcBorders>
              <w:top w:val="nil"/>
              <w:left w:val="nil"/>
              <w:bottom w:val="nil"/>
              <w:right w:val="nil"/>
            </w:tcBorders>
            <w:vAlign w:val="center"/>
          </w:tcPr>
          <w:p w14:paraId="7210FA59" w14:textId="77777777" w:rsidR="009474CC" w:rsidRPr="006E45AB" w:rsidRDefault="009474CC" w:rsidP="009474CC">
            <w:pPr>
              <w:jc w:val="center"/>
            </w:pPr>
            <w:r w:rsidRPr="006E45AB">
              <w:rPr>
                <w:color w:val="000000"/>
              </w:rPr>
              <w:t>(0.085)</w:t>
            </w:r>
          </w:p>
        </w:tc>
        <w:tc>
          <w:tcPr>
            <w:tcW w:w="1371" w:type="dxa"/>
            <w:tcBorders>
              <w:top w:val="nil"/>
              <w:left w:val="nil"/>
              <w:bottom w:val="nil"/>
              <w:right w:val="nil"/>
            </w:tcBorders>
            <w:vAlign w:val="center"/>
          </w:tcPr>
          <w:p w14:paraId="1061101C" w14:textId="77777777" w:rsidR="009474CC" w:rsidRPr="006E45AB" w:rsidRDefault="009474CC" w:rsidP="009474CC">
            <w:pPr>
              <w:jc w:val="center"/>
            </w:pPr>
            <w:r w:rsidRPr="006E45AB">
              <w:rPr>
                <w:color w:val="000000"/>
              </w:rPr>
              <w:t>(0.201)</w:t>
            </w:r>
          </w:p>
        </w:tc>
        <w:tc>
          <w:tcPr>
            <w:tcW w:w="1372" w:type="dxa"/>
            <w:tcBorders>
              <w:top w:val="nil"/>
              <w:left w:val="nil"/>
              <w:bottom w:val="nil"/>
              <w:right w:val="nil"/>
            </w:tcBorders>
            <w:vAlign w:val="center"/>
          </w:tcPr>
          <w:p w14:paraId="76B3CBAC" w14:textId="77777777" w:rsidR="009474CC" w:rsidRPr="006E45AB" w:rsidRDefault="009474CC" w:rsidP="009474CC">
            <w:pPr>
              <w:jc w:val="center"/>
            </w:pPr>
            <w:r w:rsidRPr="006E45AB">
              <w:rPr>
                <w:color w:val="000000"/>
              </w:rPr>
              <w:t>(0.103)</w:t>
            </w:r>
          </w:p>
        </w:tc>
      </w:tr>
      <w:tr w:rsidR="009474CC" w:rsidRPr="006E45AB" w14:paraId="28BCE57E" w14:textId="77777777" w:rsidTr="009474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65" w:type="dxa"/>
            <w:tcBorders>
              <w:top w:val="nil"/>
              <w:left w:val="nil"/>
              <w:bottom w:val="nil"/>
              <w:right w:val="nil"/>
            </w:tcBorders>
            <w:vAlign w:val="center"/>
          </w:tcPr>
          <w:p w14:paraId="1FC15611" w14:textId="77777777" w:rsidR="009474CC" w:rsidRPr="006E45AB" w:rsidRDefault="009474CC" w:rsidP="009474CC">
            <w:r w:rsidRPr="006E45AB">
              <w:rPr>
                <w:color w:val="000000"/>
              </w:rPr>
              <w:t>Proportion Experience (15-30 years)</w:t>
            </w:r>
          </w:p>
        </w:tc>
        <w:tc>
          <w:tcPr>
            <w:tcW w:w="1371" w:type="dxa"/>
            <w:tcBorders>
              <w:top w:val="nil"/>
              <w:left w:val="nil"/>
              <w:bottom w:val="nil"/>
              <w:right w:val="nil"/>
            </w:tcBorders>
            <w:vAlign w:val="center"/>
          </w:tcPr>
          <w:p w14:paraId="570F9374" w14:textId="77777777" w:rsidR="009474CC" w:rsidRPr="006E45AB" w:rsidRDefault="009474CC" w:rsidP="009474CC">
            <w:pPr>
              <w:jc w:val="center"/>
            </w:pPr>
            <w:r w:rsidRPr="006E45AB">
              <w:rPr>
                <w:color w:val="000000"/>
              </w:rPr>
              <w:t>1.145</w:t>
            </w:r>
            <w:r w:rsidRPr="006E45AB">
              <w:rPr>
                <w:color w:val="000000"/>
                <w:vertAlign w:val="superscript"/>
              </w:rPr>
              <w:t>***</w:t>
            </w:r>
          </w:p>
        </w:tc>
        <w:tc>
          <w:tcPr>
            <w:tcW w:w="1371" w:type="dxa"/>
            <w:tcBorders>
              <w:top w:val="nil"/>
              <w:left w:val="nil"/>
              <w:bottom w:val="nil"/>
              <w:right w:val="nil"/>
            </w:tcBorders>
            <w:vAlign w:val="center"/>
          </w:tcPr>
          <w:p w14:paraId="0B98BBB6" w14:textId="77777777" w:rsidR="009474CC" w:rsidRPr="006E45AB" w:rsidRDefault="009474CC" w:rsidP="009474CC">
            <w:pPr>
              <w:jc w:val="center"/>
            </w:pPr>
            <w:r w:rsidRPr="006E45AB">
              <w:rPr>
                <w:color w:val="000000"/>
              </w:rPr>
              <w:t>0.673</w:t>
            </w:r>
            <w:r w:rsidRPr="006E45AB">
              <w:rPr>
                <w:color w:val="000000"/>
                <w:vertAlign w:val="superscript"/>
              </w:rPr>
              <w:t>***</w:t>
            </w:r>
          </w:p>
        </w:tc>
        <w:tc>
          <w:tcPr>
            <w:tcW w:w="1371" w:type="dxa"/>
            <w:tcBorders>
              <w:top w:val="nil"/>
              <w:left w:val="nil"/>
              <w:bottom w:val="nil"/>
              <w:right w:val="nil"/>
            </w:tcBorders>
            <w:vAlign w:val="center"/>
          </w:tcPr>
          <w:p w14:paraId="7D65DE2D" w14:textId="77777777" w:rsidR="009474CC" w:rsidRPr="006E45AB" w:rsidRDefault="009474CC" w:rsidP="009474CC">
            <w:pPr>
              <w:jc w:val="center"/>
            </w:pPr>
            <w:r w:rsidRPr="006E45AB">
              <w:rPr>
                <w:color w:val="000000"/>
              </w:rPr>
              <w:t>0.960</w:t>
            </w:r>
            <w:r w:rsidRPr="006E45AB">
              <w:rPr>
                <w:color w:val="000000"/>
                <w:vertAlign w:val="superscript"/>
              </w:rPr>
              <w:t>***</w:t>
            </w:r>
          </w:p>
        </w:tc>
        <w:tc>
          <w:tcPr>
            <w:tcW w:w="1372" w:type="dxa"/>
            <w:tcBorders>
              <w:top w:val="nil"/>
              <w:left w:val="nil"/>
              <w:bottom w:val="nil"/>
              <w:right w:val="nil"/>
            </w:tcBorders>
            <w:vAlign w:val="center"/>
          </w:tcPr>
          <w:p w14:paraId="480952DE" w14:textId="77777777" w:rsidR="009474CC" w:rsidRPr="006E45AB" w:rsidRDefault="009474CC" w:rsidP="009474CC">
            <w:pPr>
              <w:jc w:val="center"/>
            </w:pPr>
            <w:r w:rsidRPr="006E45AB">
              <w:rPr>
                <w:color w:val="000000"/>
              </w:rPr>
              <w:t>0.466</w:t>
            </w:r>
            <w:r w:rsidRPr="006E45AB">
              <w:rPr>
                <w:color w:val="000000"/>
                <w:vertAlign w:val="superscript"/>
              </w:rPr>
              <w:t>***</w:t>
            </w:r>
          </w:p>
        </w:tc>
      </w:tr>
      <w:tr w:rsidR="009474CC" w:rsidRPr="006E45AB" w14:paraId="3E71005E" w14:textId="77777777" w:rsidTr="009474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65" w:type="dxa"/>
            <w:tcBorders>
              <w:top w:val="nil"/>
              <w:left w:val="nil"/>
              <w:bottom w:val="nil"/>
              <w:right w:val="nil"/>
            </w:tcBorders>
            <w:vAlign w:val="center"/>
          </w:tcPr>
          <w:p w14:paraId="71BCDA41" w14:textId="77777777" w:rsidR="009474CC" w:rsidRPr="006E45AB" w:rsidRDefault="009474CC" w:rsidP="009474CC"/>
        </w:tc>
        <w:tc>
          <w:tcPr>
            <w:tcW w:w="1371" w:type="dxa"/>
            <w:tcBorders>
              <w:top w:val="nil"/>
              <w:left w:val="nil"/>
              <w:bottom w:val="nil"/>
              <w:right w:val="nil"/>
            </w:tcBorders>
            <w:vAlign w:val="center"/>
          </w:tcPr>
          <w:p w14:paraId="750DD464" w14:textId="77777777" w:rsidR="009474CC" w:rsidRPr="006E45AB" w:rsidRDefault="009474CC" w:rsidP="009474CC">
            <w:pPr>
              <w:jc w:val="center"/>
            </w:pPr>
            <w:r w:rsidRPr="006E45AB">
              <w:rPr>
                <w:color w:val="000000"/>
              </w:rPr>
              <w:t>(0.191)</w:t>
            </w:r>
          </w:p>
        </w:tc>
        <w:tc>
          <w:tcPr>
            <w:tcW w:w="1371" w:type="dxa"/>
            <w:tcBorders>
              <w:top w:val="nil"/>
              <w:left w:val="nil"/>
              <w:bottom w:val="nil"/>
              <w:right w:val="nil"/>
            </w:tcBorders>
            <w:vAlign w:val="center"/>
          </w:tcPr>
          <w:p w14:paraId="2E99E602" w14:textId="77777777" w:rsidR="009474CC" w:rsidRPr="006E45AB" w:rsidRDefault="009474CC" w:rsidP="009474CC">
            <w:pPr>
              <w:jc w:val="center"/>
            </w:pPr>
            <w:r w:rsidRPr="006E45AB">
              <w:rPr>
                <w:color w:val="000000"/>
              </w:rPr>
              <w:t>(0.103)</w:t>
            </w:r>
          </w:p>
        </w:tc>
        <w:tc>
          <w:tcPr>
            <w:tcW w:w="1371" w:type="dxa"/>
            <w:tcBorders>
              <w:top w:val="nil"/>
              <w:left w:val="nil"/>
              <w:bottom w:val="nil"/>
              <w:right w:val="nil"/>
            </w:tcBorders>
            <w:vAlign w:val="center"/>
          </w:tcPr>
          <w:p w14:paraId="6119A0EF" w14:textId="77777777" w:rsidR="009474CC" w:rsidRPr="006E45AB" w:rsidRDefault="009474CC" w:rsidP="009474CC">
            <w:pPr>
              <w:jc w:val="center"/>
            </w:pPr>
            <w:r w:rsidRPr="006E45AB">
              <w:rPr>
                <w:color w:val="000000"/>
              </w:rPr>
              <w:t>(0.230)</w:t>
            </w:r>
          </w:p>
        </w:tc>
        <w:tc>
          <w:tcPr>
            <w:tcW w:w="1372" w:type="dxa"/>
            <w:tcBorders>
              <w:top w:val="nil"/>
              <w:left w:val="nil"/>
              <w:bottom w:val="nil"/>
              <w:right w:val="nil"/>
            </w:tcBorders>
            <w:vAlign w:val="center"/>
          </w:tcPr>
          <w:p w14:paraId="2F3FD23B" w14:textId="77777777" w:rsidR="009474CC" w:rsidRPr="006E45AB" w:rsidRDefault="009474CC" w:rsidP="009474CC">
            <w:pPr>
              <w:jc w:val="center"/>
            </w:pPr>
            <w:r w:rsidRPr="006E45AB">
              <w:rPr>
                <w:color w:val="000000"/>
              </w:rPr>
              <w:t>(0.117)</w:t>
            </w:r>
          </w:p>
        </w:tc>
      </w:tr>
      <w:tr w:rsidR="009474CC" w:rsidRPr="006E45AB" w14:paraId="15E57CBD" w14:textId="77777777" w:rsidTr="009474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65" w:type="dxa"/>
            <w:tcBorders>
              <w:top w:val="nil"/>
              <w:left w:val="nil"/>
              <w:bottom w:val="nil"/>
              <w:right w:val="nil"/>
            </w:tcBorders>
            <w:vAlign w:val="center"/>
          </w:tcPr>
          <w:p w14:paraId="1027F550" w14:textId="77777777" w:rsidR="009474CC" w:rsidRPr="006E45AB" w:rsidRDefault="009474CC" w:rsidP="009474CC">
            <w:r w:rsidRPr="006E45AB">
              <w:rPr>
                <w:color w:val="000000"/>
              </w:rPr>
              <w:t>Proportion Experience (30-45 years)</w:t>
            </w:r>
          </w:p>
        </w:tc>
        <w:tc>
          <w:tcPr>
            <w:tcW w:w="1371" w:type="dxa"/>
            <w:tcBorders>
              <w:top w:val="nil"/>
              <w:left w:val="nil"/>
              <w:bottom w:val="nil"/>
              <w:right w:val="nil"/>
            </w:tcBorders>
            <w:vAlign w:val="center"/>
          </w:tcPr>
          <w:p w14:paraId="67FAA566" w14:textId="77777777" w:rsidR="009474CC" w:rsidRPr="006E45AB" w:rsidRDefault="009474CC" w:rsidP="009474CC">
            <w:pPr>
              <w:jc w:val="center"/>
            </w:pPr>
            <w:r w:rsidRPr="006E45AB">
              <w:rPr>
                <w:color w:val="000000"/>
              </w:rPr>
              <w:t>-3.098</w:t>
            </w:r>
            <w:r w:rsidRPr="006E45AB">
              <w:rPr>
                <w:color w:val="000000"/>
                <w:vertAlign w:val="superscript"/>
              </w:rPr>
              <w:t>**</w:t>
            </w:r>
          </w:p>
        </w:tc>
        <w:tc>
          <w:tcPr>
            <w:tcW w:w="1371" w:type="dxa"/>
            <w:tcBorders>
              <w:top w:val="nil"/>
              <w:left w:val="nil"/>
              <w:bottom w:val="nil"/>
              <w:right w:val="nil"/>
            </w:tcBorders>
            <w:vAlign w:val="center"/>
          </w:tcPr>
          <w:p w14:paraId="15A821C2" w14:textId="77777777" w:rsidR="009474CC" w:rsidRPr="006E45AB" w:rsidRDefault="009474CC" w:rsidP="009474CC">
            <w:pPr>
              <w:jc w:val="center"/>
            </w:pPr>
            <w:r w:rsidRPr="006E45AB">
              <w:rPr>
                <w:color w:val="000000"/>
              </w:rPr>
              <w:t>-0.282</w:t>
            </w:r>
          </w:p>
        </w:tc>
        <w:tc>
          <w:tcPr>
            <w:tcW w:w="1371" w:type="dxa"/>
            <w:tcBorders>
              <w:top w:val="nil"/>
              <w:left w:val="nil"/>
              <w:bottom w:val="nil"/>
              <w:right w:val="nil"/>
            </w:tcBorders>
            <w:vAlign w:val="center"/>
          </w:tcPr>
          <w:p w14:paraId="6E23D1EF" w14:textId="77777777" w:rsidR="009474CC" w:rsidRPr="006E45AB" w:rsidRDefault="009474CC" w:rsidP="009474CC">
            <w:pPr>
              <w:jc w:val="center"/>
            </w:pPr>
            <w:r w:rsidRPr="006E45AB">
              <w:rPr>
                <w:color w:val="000000"/>
              </w:rPr>
              <w:t>-3.772</w:t>
            </w:r>
            <w:r w:rsidRPr="006E45AB">
              <w:rPr>
                <w:color w:val="000000"/>
                <w:vertAlign w:val="superscript"/>
              </w:rPr>
              <w:t>***</w:t>
            </w:r>
          </w:p>
        </w:tc>
        <w:tc>
          <w:tcPr>
            <w:tcW w:w="1372" w:type="dxa"/>
            <w:tcBorders>
              <w:top w:val="nil"/>
              <w:left w:val="nil"/>
              <w:bottom w:val="nil"/>
              <w:right w:val="nil"/>
            </w:tcBorders>
            <w:vAlign w:val="center"/>
          </w:tcPr>
          <w:p w14:paraId="6F39C272" w14:textId="77777777" w:rsidR="009474CC" w:rsidRPr="006E45AB" w:rsidRDefault="009474CC" w:rsidP="009474CC">
            <w:pPr>
              <w:jc w:val="center"/>
            </w:pPr>
            <w:r w:rsidRPr="006E45AB">
              <w:rPr>
                <w:color w:val="000000"/>
              </w:rPr>
              <w:t>-0.799</w:t>
            </w:r>
          </w:p>
        </w:tc>
      </w:tr>
      <w:tr w:rsidR="009474CC" w:rsidRPr="006E45AB" w14:paraId="78FD8ABB" w14:textId="77777777" w:rsidTr="009474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65" w:type="dxa"/>
            <w:tcBorders>
              <w:top w:val="nil"/>
              <w:left w:val="nil"/>
              <w:bottom w:val="nil"/>
              <w:right w:val="nil"/>
            </w:tcBorders>
            <w:vAlign w:val="center"/>
          </w:tcPr>
          <w:p w14:paraId="1FEF12BD" w14:textId="77777777" w:rsidR="009474CC" w:rsidRPr="006E45AB" w:rsidRDefault="009474CC" w:rsidP="009474CC"/>
        </w:tc>
        <w:tc>
          <w:tcPr>
            <w:tcW w:w="1371" w:type="dxa"/>
            <w:tcBorders>
              <w:top w:val="nil"/>
              <w:left w:val="nil"/>
              <w:bottom w:val="nil"/>
              <w:right w:val="nil"/>
            </w:tcBorders>
            <w:vAlign w:val="center"/>
          </w:tcPr>
          <w:p w14:paraId="31AE995A" w14:textId="77777777" w:rsidR="009474CC" w:rsidRPr="006E45AB" w:rsidRDefault="009474CC" w:rsidP="009474CC">
            <w:pPr>
              <w:jc w:val="center"/>
            </w:pPr>
            <w:r w:rsidRPr="006E45AB">
              <w:rPr>
                <w:color w:val="000000"/>
              </w:rPr>
              <w:t>(0.978)</w:t>
            </w:r>
          </w:p>
        </w:tc>
        <w:tc>
          <w:tcPr>
            <w:tcW w:w="1371" w:type="dxa"/>
            <w:tcBorders>
              <w:top w:val="nil"/>
              <w:left w:val="nil"/>
              <w:bottom w:val="nil"/>
              <w:right w:val="nil"/>
            </w:tcBorders>
            <w:vAlign w:val="center"/>
          </w:tcPr>
          <w:p w14:paraId="123DF07C" w14:textId="77777777" w:rsidR="009474CC" w:rsidRPr="006E45AB" w:rsidRDefault="009474CC" w:rsidP="009474CC">
            <w:pPr>
              <w:jc w:val="center"/>
            </w:pPr>
            <w:r w:rsidRPr="006E45AB">
              <w:rPr>
                <w:color w:val="000000"/>
              </w:rPr>
              <w:t>(0.657)</w:t>
            </w:r>
          </w:p>
        </w:tc>
        <w:tc>
          <w:tcPr>
            <w:tcW w:w="1371" w:type="dxa"/>
            <w:tcBorders>
              <w:top w:val="nil"/>
              <w:left w:val="nil"/>
              <w:bottom w:val="nil"/>
              <w:right w:val="nil"/>
            </w:tcBorders>
            <w:vAlign w:val="center"/>
          </w:tcPr>
          <w:p w14:paraId="6D3F6FE7" w14:textId="77777777" w:rsidR="009474CC" w:rsidRPr="006E45AB" w:rsidRDefault="009474CC" w:rsidP="009474CC">
            <w:pPr>
              <w:jc w:val="center"/>
            </w:pPr>
            <w:r w:rsidRPr="006E45AB">
              <w:rPr>
                <w:color w:val="000000"/>
              </w:rPr>
              <w:t>(1.051)</w:t>
            </w:r>
          </w:p>
        </w:tc>
        <w:tc>
          <w:tcPr>
            <w:tcW w:w="1372" w:type="dxa"/>
            <w:tcBorders>
              <w:top w:val="nil"/>
              <w:left w:val="nil"/>
              <w:bottom w:val="nil"/>
              <w:right w:val="nil"/>
            </w:tcBorders>
            <w:vAlign w:val="center"/>
          </w:tcPr>
          <w:p w14:paraId="35B4ED3A" w14:textId="77777777" w:rsidR="009474CC" w:rsidRPr="006E45AB" w:rsidRDefault="009474CC" w:rsidP="009474CC">
            <w:pPr>
              <w:jc w:val="center"/>
            </w:pPr>
            <w:r w:rsidRPr="006E45AB">
              <w:rPr>
                <w:color w:val="000000"/>
              </w:rPr>
              <w:t>(0.754)</w:t>
            </w:r>
          </w:p>
        </w:tc>
      </w:tr>
      <w:tr w:rsidR="009474CC" w:rsidRPr="006E45AB" w14:paraId="67D7D4D6" w14:textId="77777777" w:rsidTr="009474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65" w:type="dxa"/>
            <w:tcBorders>
              <w:top w:val="nil"/>
              <w:left w:val="nil"/>
              <w:bottom w:val="nil"/>
              <w:right w:val="nil"/>
            </w:tcBorders>
            <w:vAlign w:val="center"/>
          </w:tcPr>
          <w:p w14:paraId="31C01EC5" w14:textId="77777777" w:rsidR="009474CC" w:rsidRPr="006E45AB" w:rsidRDefault="009474CC" w:rsidP="009474CC">
            <w:r w:rsidRPr="006E45AB">
              <w:rPr>
                <w:color w:val="000000"/>
              </w:rPr>
              <w:t>Proportion Experience (45+ years)</w:t>
            </w:r>
          </w:p>
        </w:tc>
        <w:tc>
          <w:tcPr>
            <w:tcW w:w="1371" w:type="dxa"/>
            <w:tcBorders>
              <w:top w:val="nil"/>
              <w:left w:val="nil"/>
              <w:bottom w:val="nil"/>
              <w:right w:val="nil"/>
            </w:tcBorders>
            <w:vAlign w:val="center"/>
          </w:tcPr>
          <w:p w14:paraId="326948B4" w14:textId="77777777" w:rsidR="009474CC" w:rsidRPr="006E45AB" w:rsidRDefault="009474CC" w:rsidP="009474CC">
            <w:pPr>
              <w:jc w:val="center"/>
            </w:pPr>
            <w:r w:rsidRPr="006E45AB">
              <w:rPr>
                <w:color w:val="000000"/>
              </w:rPr>
              <w:t>0.905</w:t>
            </w:r>
            <w:r w:rsidRPr="006E45AB">
              <w:rPr>
                <w:color w:val="000000"/>
                <w:vertAlign w:val="superscript"/>
              </w:rPr>
              <w:t>***</w:t>
            </w:r>
          </w:p>
        </w:tc>
        <w:tc>
          <w:tcPr>
            <w:tcW w:w="1371" w:type="dxa"/>
            <w:tcBorders>
              <w:top w:val="nil"/>
              <w:left w:val="nil"/>
              <w:bottom w:val="nil"/>
              <w:right w:val="nil"/>
            </w:tcBorders>
            <w:vAlign w:val="center"/>
          </w:tcPr>
          <w:p w14:paraId="0C16F2C4" w14:textId="77777777" w:rsidR="009474CC" w:rsidRPr="006E45AB" w:rsidRDefault="009474CC" w:rsidP="009474CC">
            <w:pPr>
              <w:jc w:val="center"/>
            </w:pPr>
            <w:r w:rsidRPr="006E45AB">
              <w:rPr>
                <w:color w:val="000000"/>
              </w:rPr>
              <w:t>1.006</w:t>
            </w:r>
            <w:r w:rsidRPr="006E45AB">
              <w:rPr>
                <w:color w:val="000000"/>
                <w:vertAlign w:val="superscript"/>
              </w:rPr>
              <w:t>***</w:t>
            </w:r>
          </w:p>
        </w:tc>
        <w:tc>
          <w:tcPr>
            <w:tcW w:w="1371" w:type="dxa"/>
            <w:tcBorders>
              <w:top w:val="nil"/>
              <w:left w:val="nil"/>
              <w:bottom w:val="nil"/>
              <w:right w:val="nil"/>
            </w:tcBorders>
            <w:vAlign w:val="center"/>
          </w:tcPr>
          <w:p w14:paraId="676C06B8" w14:textId="77777777" w:rsidR="009474CC" w:rsidRPr="006E45AB" w:rsidRDefault="009474CC" w:rsidP="009474CC">
            <w:pPr>
              <w:jc w:val="center"/>
            </w:pPr>
            <w:r w:rsidRPr="006E45AB">
              <w:rPr>
                <w:color w:val="000000"/>
              </w:rPr>
              <w:t>0.815</w:t>
            </w:r>
            <w:r w:rsidRPr="006E45AB">
              <w:rPr>
                <w:color w:val="000000"/>
                <w:vertAlign w:val="superscript"/>
              </w:rPr>
              <w:t>***</w:t>
            </w:r>
          </w:p>
        </w:tc>
        <w:tc>
          <w:tcPr>
            <w:tcW w:w="1372" w:type="dxa"/>
            <w:tcBorders>
              <w:top w:val="nil"/>
              <w:left w:val="nil"/>
              <w:bottom w:val="nil"/>
              <w:right w:val="nil"/>
            </w:tcBorders>
            <w:vAlign w:val="center"/>
          </w:tcPr>
          <w:p w14:paraId="364A9F8E" w14:textId="77777777" w:rsidR="009474CC" w:rsidRPr="006E45AB" w:rsidRDefault="009474CC" w:rsidP="009474CC">
            <w:pPr>
              <w:jc w:val="center"/>
            </w:pPr>
            <w:r w:rsidRPr="006E45AB">
              <w:rPr>
                <w:color w:val="000000"/>
              </w:rPr>
              <w:t>0.847</w:t>
            </w:r>
            <w:r w:rsidRPr="006E45AB">
              <w:rPr>
                <w:color w:val="000000"/>
                <w:vertAlign w:val="superscript"/>
              </w:rPr>
              <w:t>***</w:t>
            </w:r>
          </w:p>
        </w:tc>
      </w:tr>
      <w:tr w:rsidR="009474CC" w:rsidRPr="006E45AB" w14:paraId="4145C6C3" w14:textId="77777777" w:rsidTr="009474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65" w:type="dxa"/>
            <w:tcBorders>
              <w:top w:val="nil"/>
              <w:left w:val="nil"/>
              <w:bottom w:val="nil"/>
              <w:right w:val="nil"/>
            </w:tcBorders>
            <w:vAlign w:val="center"/>
          </w:tcPr>
          <w:p w14:paraId="5E0D162B" w14:textId="77777777" w:rsidR="009474CC" w:rsidRPr="006E45AB" w:rsidRDefault="009474CC" w:rsidP="009474CC"/>
        </w:tc>
        <w:tc>
          <w:tcPr>
            <w:tcW w:w="1371" w:type="dxa"/>
            <w:tcBorders>
              <w:top w:val="nil"/>
              <w:left w:val="nil"/>
              <w:bottom w:val="nil"/>
              <w:right w:val="nil"/>
            </w:tcBorders>
            <w:vAlign w:val="center"/>
          </w:tcPr>
          <w:p w14:paraId="37185633" w14:textId="77777777" w:rsidR="009474CC" w:rsidRPr="006E45AB" w:rsidRDefault="009474CC" w:rsidP="009474CC">
            <w:pPr>
              <w:jc w:val="center"/>
            </w:pPr>
            <w:r w:rsidRPr="006E45AB">
              <w:rPr>
                <w:color w:val="000000"/>
              </w:rPr>
              <w:t>(0.101)</w:t>
            </w:r>
          </w:p>
        </w:tc>
        <w:tc>
          <w:tcPr>
            <w:tcW w:w="1371" w:type="dxa"/>
            <w:tcBorders>
              <w:top w:val="nil"/>
              <w:left w:val="nil"/>
              <w:bottom w:val="nil"/>
              <w:right w:val="nil"/>
            </w:tcBorders>
            <w:vAlign w:val="center"/>
          </w:tcPr>
          <w:p w14:paraId="3BAFAF8E" w14:textId="77777777" w:rsidR="009474CC" w:rsidRPr="006E45AB" w:rsidRDefault="009474CC" w:rsidP="009474CC">
            <w:pPr>
              <w:jc w:val="center"/>
            </w:pPr>
            <w:r w:rsidRPr="006E45AB">
              <w:rPr>
                <w:color w:val="000000"/>
              </w:rPr>
              <w:t>(0.127)</w:t>
            </w:r>
          </w:p>
        </w:tc>
        <w:tc>
          <w:tcPr>
            <w:tcW w:w="1371" w:type="dxa"/>
            <w:tcBorders>
              <w:top w:val="nil"/>
              <w:left w:val="nil"/>
              <w:bottom w:val="nil"/>
              <w:right w:val="nil"/>
            </w:tcBorders>
            <w:vAlign w:val="center"/>
          </w:tcPr>
          <w:p w14:paraId="5DEEA9EF" w14:textId="77777777" w:rsidR="009474CC" w:rsidRPr="006E45AB" w:rsidRDefault="009474CC" w:rsidP="009474CC">
            <w:pPr>
              <w:jc w:val="center"/>
            </w:pPr>
            <w:r w:rsidRPr="006E45AB">
              <w:rPr>
                <w:color w:val="000000"/>
              </w:rPr>
              <w:t>(0.108)</w:t>
            </w:r>
          </w:p>
        </w:tc>
        <w:tc>
          <w:tcPr>
            <w:tcW w:w="1372" w:type="dxa"/>
            <w:tcBorders>
              <w:top w:val="nil"/>
              <w:left w:val="nil"/>
              <w:bottom w:val="nil"/>
              <w:right w:val="nil"/>
            </w:tcBorders>
            <w:vAlign w:val="center"/>
          </w:tcPr>
          <w:p w14:paraId="27FA1D60" w14:textId="77777777" w:rsidR="009474CC" w:rsidRPr="006E45AB" w:rsidRDefault="009474CC" w:rsidP="009474CC">
            <w:pPr>
              <w:jc w:val="center"/>
            </w:pPr>
            <w:r w:rsidRPr="006E45AB">
              <w:rPr>
                <w:color w:val="000000"/>
              </w:rPr>
              <w:t>(0.148)</w:t>
            </w:r>
          </w:p>
        </w:tc>
      </w:tr>
      <w:tr w:rsidR="009474CC" w:rsidRPr="006E45AB" w14:paraId="037D8948" w14:textId="77777777" w:rsidTr="009474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65" w:type="dxa"/>
            <w:tcBorders>
              <w:top w:val="nil"/>
              <w:left w:val="nil"/>
              <w:bottom w:val="nil"/>
              <w:right w:val="nil"/>
            </w:tcBorders>
            <w:vAlign w:val="center"/>
          </w:tcPr>
          <w:p w14:paraId="2CE70D58" w14:textId="77777777" w:rsidR="009474CC" w:rsidRPr="006E45AB" w:rsidRDefault="009474CC" w:rsidP="009474CC">
            <w:r w:rsidRPr="006E45AB">
              <w:rPr>
                <w:color w:val="000000"/>
              </w:rPr>
              <w:t>Proportion public sector</w:t>
            </w:r>
          </w:p>
        </w:tc>
        <w:tc>
          <w:tcPr>
            <w:tcW w:w="1371" w:type="dxa"/>
            <w:tcBorders>
              <w:top w:val="nil"/>
              <w:left w:val="nil"/>
              <w:bottom w:val="nil"/>
              <w:right w:val="nil"/>
            </w:tcBorders>
            <w:vAlign w:val="center"/>
          </w:tcPr>
          <w:p w14:paraId="36F7AF07" w14:textId="77777777" w:rsidR="009474CC" w:rsidRPr="006E45AB" w:rsidRDefault="009474CC" w:rsidP="009474CC">
            <w:pPr>
              <w:jc w:val="center"/>
            </w:pPr>
            <w:r w:rsidRPr="006E45AB">
              <w:rPr>
                <w:color w:val="000000"/>
              </w:rPr>
              <w:t>-0.331</w:t>
            </w:r>
            <w:r w:rsidRPr="006E45AB">
              <w:rPr>
                <w:color w:val="000000"/>
                <w:vertAlign w:val="superscript"/>
              </w:rPr>
              <w:t>**</w:t>
            </w:r>
          </w:p>
        </w:tc>
        <w:tc>
          <w:tcPr>
            <w:tcW w:w="1371" w:type="dxa"/>
            <w:tcBorders>
              <w:top w:val="nil"/>
              <w:left w:val="nil"/>
              <w:bottom w:val="nil"/>
              <w:right w:val="nil"/>
            </w:tcBorders>
            <w:vAlign w:val="center"/>
          </w:tcPr>
          <w:p w14:paraId="57027303" w14:textId="77777777" w:rsidR="009474CC" w:rsidRPr="006E45AB" w:rsidRDefault="009474CC" w:rsidP="009474CC">
            <w:pPr>
              <w:jc w:val="center"/>
            </w:pPr>
            <w:r w:rsidRPr="006E45AB">
              <w:rPr>
                <w:color w:val="000000"/>
              </w:rPr>
              <w:t>-0.221</w:t>
            </w:r>
          </w:p>
        </w:tc>
        <w:tc>
          <w:tcPr>
            <w:tcW w:w="1371" w:type="dxa"/>
            <w:tcBorders>
              <w:top w:val="nil"/>
              <w:left w:val="nil"/>
              <w:bottom w:val="nil"/>
              <w:right w:val="nil"/>
            </w:tcBorders>
            <w:vAlign w:val="center"/>
          </w:tcPr>
          <w:p w14:paraId="14032145" w14:textId="77777777" w:rsidR="009474CC" w:rsidRPr="006E45AB" w:rsidRDefault="009474CC" w:rsidP="009474CC">
            <w:pPr>
              <w:jc w:val="center"/>
            </w:pPr>
            <w:r w:rsidRPr="006E45AB">
              <w:rPr>
                <w:color w:val="000000"/>
              </w:rPr>
              <w:t>-0.345</w:t>
            </w:r>
            <w:r w:rsidRPr="006E45AB">
              <w:rPr>
                <w:color w:val="000000"/>
                <w:vertAlign w:val="superscript"/>
              </w:rPr>
              <w:t>**</w:t>
            </w:r>
          </w:p>
        </w:tc>
        <w:tc>
          <w:tcPr>
            <w:tcW w:w="1372" w:type="dxa"/>
            <w:tcBorders>
              <w:top w:val="nil"/>
              <w:left w:val="nil"/>
              <w:bottom w:val="nil"/>
              <w:right w:val="nil"/>
            </w:tcBorders>
            <w:vAlign w:val="center"/>
          </w:tcPr>
          <w:p w14:paraId="57200C1D" w14:textId="77777777" w:rsidR="009474CC" w:rsidRPr="006E45AB" w:rsidRDefault="009474CC" w:rsidP="009474CC">
            <w:pPr>
              <w:jc w:val="center"/>
            </w:pPr>
            <w:r w:rsidRPr="006E45AB">
              <w:rPr>
                <w:color w:val="000000"/>
              </w:rPr>
              <w:t>-0.190</w:t>
            </w:r>
          </w:p>
        </w:tc>
      </w:tr>
      <w:tr w:rsidR="009474CC" w:rsidRPr="006E45AB" w14:paraId="0B97A14C" w14:textId="77777777" w:rsidTr="009474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65" w:type="dxa"/>
            <w:tcBorders>
              <w:top w:val="nil"/>
              <w:left w:val="nil"/>
              <w:bottom w:val="nil"/>
              <w:right w:val="nil"/>
            </w:tcBorders>
            <w:vAlign w:val="center"/>
          </w:tcPr>
          <w:p w14:paraId="02085358" w14:textId="77777777" w:rsidR="009474CC" w:rsidRPr="006E45AB" w:rsidRDefault="009474CC" w:rsidP="009474CC"/>
        </w:tc>
        <w:tc>
          <w:tcPr>
            <w:tcW w:w="1371" w:type="dxa"/>
            <w:tcBorders>
              <w:top w:val="nil"/>
              <w:left w:val="nil"/>
              <w:bottom w:val="nil"/>
              <w:right w:val="nil"/>
            </w:tcBorders>
            <w:vAlign w:val="center"/>
          </w:tcPr>
          <w:p w14:paraId="147215B0" w14:textId="77777777" w:rsidR="009474CC" w:rsidRPr="006E45AB" w:rsidRDefault="009474CC" w:rsidP="009474CC">
            <w:pPr>
              <w:jc w:val="center"/>
            </w:pPr>
            <w:r w:rsidRPr="006E45AB">
              <w:rPr>
                <w:color w:val="000000"/>
              </w:rPr>
              <w:t>(0.104)</w:t>
            </w:r>
          </w:p>
        </w:tc>
        <w:tc>
          <w:tcPr>
            <w:tcW w:w="1371" w:type="dxa"/>
            <w:tcBorders>
              <w:top w:val="nil"/>
              <w:left w:val="nil"/>
              <w:bottom w:val="nil"/>
              <w:right w:val="nil"/>
            </w:tcBorders>
            <w:vAlign w:val="center"/>
          </w:tcPr>
          <w:p w14:paraId="77B6B5B0" w14:textId="77777777" w:rsidR="009474CC" w:rsidRPr="006E45AB" w:rsidRDefault="009474CC" w:rsidP="009474CC">
            <w:pPr>
              <w:jc w:val="center"/>
            </w:pPr>
            <w:r w:rsidRPr="006E45AB">
              <w:rPr>
                <w:color w:val="000000"/>
              </w:rPr>
              <w:t>(0.160)</w:t>
            </w:r>
          </w:p>
        </w:tc>
        <w:tc>
          <w:tcPr>
            <w:tcW w:w="1371" w:type="dxa"/>
            <w:tcBorders>
              <w:top w:val="nil"/>
              <w:left w:val="nil"/>
              <w:bottom w:val="nil"/>
              <w:right w:val="nil"/>
            </w:tcBorders>
            <w:vAlign w:val="center"/>
          </w:tcPr>
          <w:p w14:paraId="37650CFC" w14:textId="77777777" w:rsidR="009474CC" w:rsidRPr="006E45AB" w:rsidRDefault="009474CC" w:rsidP="009474CC">
            <w:pPr>
              <w:jc w:val="center"/>
            </w:pPr>
            <w:r w:rsidRPr="006E45AB">
              <w:rPr>
                <w:color w:val="000000"/>
              </w:rPr>
              <w:t>(0.107)</w:t>
            </w:r>
          </w:p>
        </w:tc>
        <w:tc>
          <w:tcPr>
            <w:tcW w:w="1372" w:type="dxa"/>
            <w:tcBorders>
              <w:top w:val="nil"/>
              <w:left w:val="nil"/>
              <w:bottom w:val="nil"/>
              <w:right w:val="nil"/>
            </w:tcBorders>
            <w:vAlign w:val="center"/>
          </w:tcPr>
          <w:p w14:paraId="3AAFF6B0" w14:textId="77777777" w:rsidR="009474CC" w:rsidRPr="006E45AB" w:rsidRDefault="009474CC" w:rsidP="009474CC">
            <w:pPr>
              <w:jc w:val="center"/>
            </w:pPr>
            <w:r w:rsidRPr="006E45AB">
              <w:rPr>
                <w:color w:val="000000"/>
              </w:rPr>
              <w:t>(0.151)</w:t>
            </w:r>
          </w:p>
        </w:tc>
      </w:tr>
      <w:tr w:rsidR="009474CC" w:rsidRPr="006E45AB" w14:paraId="76A0DE4B" w14:textId="77777777" w:rsidTr="009474CC">
        <w:tc>
          <w:tcPr>
            <w:tcW w:w="3865" w:type="dxa"/>
            <w:vAlign w:val="center"/>
          </w:tcPr>
          <w:p w14:paraId="53138E8A" w14:textId="77777777" w:rsidR="009474CC" w:rsidRPr="006E45AB" w:rsidRDefault="009474CC" w:rsidP="009474CC">
            <w:r w:rsidRPr="006E45AB">
              <w:rPr>
                <w:color w:val="000000"/>
              </w:rPr>
              <w:t>Proportion female</w:t>
            </w:r>
          </w:p>
        </w:tc>
        <w:tc>
          <w:tcPr>
            <w:tcW w:w="1371" w:type="dxa"/>
            <w:vAlign w:val="center"/>
          </w:tcPr>
          <w:p w14:paraId="30502B3C" w14:textId="77777777" w:rsidR="009474CC" w:rsidRPr="006E45AB" w:rsidRDefault="009474CC" w:rsidP="009474CC">
            <w:pPr>
              <w:jc w:val="center"/>
              <w:rPr>
                <w:color w:val="000000"/>
              </w:rPr>
            </w:pPr>
            <w:r w:rsidRPr="006E45AB">
              <w:rPr>
                <w:color w:val="000000"/>
              </w:rPr>
              <w:t>-0.088</w:t>
            </w:r>
          </w:p>
        </w:tc>
        <w:tc>
          <w:tcPr>
            <w:tcW w:w="1371" w:type="dxa"/>
            <w:vAlign w:val="center"/>
          </w:tcPr>
          <w:p w14:paraId="0E97743E" w14:textId="77777777" w:rsidR="009474CC" w:rsidRPr="006E45AB" w:rsidRDefault="009474CC" w:rsidP="009474CC">
            <w:pPr>
              <w:jc w:val="center"/>
              <w:rPr>
                <w:color w:val="000000"/>
              </w:rPr>
            </w:pPr>
            <w:r w:rsidRPr="006E45AB">
              <w:rPr>
                <w:color w:val="000000"/>
              </w:rPr>
              <w:t>0.070</w:t>
            </w:r>
          </w:p>
        </w:tc>
        <w:tc>
          <w:tcPr>
            <w:tcW w:w="1371" w:type="dxa"/>
            <w:vAlign w:val="center"/>
          </w:tcPr>
          <w:p w14:paraId="63532106" w14:textId="77777777" w:rsidR="009474CC" w:rsidRPr="006E45AB" w:rsidRDefault="009474CC" w:rsidP="009474CC">
            <w:pPr>
              <w:jc w:val="center"/>
              <w:rPr>
                <w:color w:val="000000"/>
              </w:rPr>
            </w:pPr>
            <w:r w:rsidRPr="006E45AB">
              <w:rPr>
                <w:color w:val="000000"/>
              </w:rPr>
              <w:t>-0.129</w:t>
            </w:r>
          </w:p>
        </w:tc>
        <w:tc>
          <w:tcPr>
            <w:tcW w:w="1372" w:type="dxa"/>
            <w:vAlign w:val="center"/>
          </w:tcPr>
          <w:p w14:paraId="0726CD5B" w14:textId="77777777" w:rsidR="009474CC" w:rsidRPr="006E45AB" w:rsidRDefault="009474CC" w:rsidP="009474CC">
            <w:pPr>
              <w:jc w:val="center"/>
              <w:rPr>
                <w:color w:val="000000"/>
              </w:rPr>
            </w:pPr>
            <w:r w:rsidRPr="006E45AB">
              <w:rPr>
                <w:color w:val="000000"/>
              </w:rPr>
              <w:t>0.036</w:t>
            </w:r>
          </w:p>
        </w:tc>
      </w:tr>
      <w:tr w:rsidR="009474CC" w:rsidRPr="006E45AB" w14:paraId="25EC526C" w14:textId="77777777" w:rsidTr="009474CC">
        <w:tc>
          <w:tcPr>
            <w:tcW w:w="3865" w:type="dxa"/>
            <w:vAlign w:val="center"/>
          </w:tcPr>
          <w:p w14:paraId="147CD2F8" w14:textId="77777777" w:rsidR="009474CC" w:rsidRPr="006E45AB" w:rsidRDefault="009474CC" w:rsidP="009474CC">
            <w:pPr>
              <w:rPr>
                <w:color w:val="000000"/>
              </w:rPr>
            </w:pPr>
          </w:p>
        </w:tc>
        <w:tc>
          <w:tcPr>
            <w:tcW w:w="1371" w:type="dxa"/>
            <w:vAlign w:val="center"/>
          </w:tcPr>
          <w:p w14:paraId="13B620FB" w14:textId="77777777" w:rsidR="009474CC" w:rsidRPr="006E45AB" w:rsidRDefault="009474CC" w:rsidP="009474CC">
            <w:pPr>
              <w:jc w:val="center"/>
              <w:rPr>
                <w:color w:val="000000"/>
              </w:rPr>
            </w:pPr>
            <w:r w:rsidRPr="006E45AB">
              <w:rPr>
                <w:color w:val="000000"/>
              </w:rPr>
              <w:t>(0.118)</w:t>
            </w:r>
          </w:p>
        </w:tc>
        <w:tc>
          <w:tcPr>
            <w:tcW w:w="1371" w:type="dxa"/>
            <w:vAlign w:val="center"/>
          </w:tcPr>
          <w:p w14:paraId="4D1BE917" w14:textId="77777777" w:rsidR="009474CC" w:rsidRPr="006E45AB" w:rsidRDefault="009474CC" w:rsidP="009474CC">
            <w:pPr>
              <w:jc w:val="center"/>
              <w:rPr>
                <w:color w:val="000000"/>
              </w:rPr>
            </w:pPr>
            <w:r w:rsidRPr="006E45AB">
              <w:rPr>
                <w:color w:val="000000"/>
              </w:rPr>
              <w:t>(0.105)</w:t>
            </w:r>
          </w:p>
        </w:tc>
        <w:tc>
          <w:tcPr>
            <w:tcW w:w="1371" w:type="dxa"/>
            <w:vAlign w:val="center"/>
          </w:tcPr>
          <w:p w14:paraId="42CA0221" w14:textId="77777777" w:rsidR="009474CC" w:rsidRPr="006E45AB" w:rsidRDefault="009474CC" w:rsidP="009474CC">
            <w:pPr>
              <w:jc w:val="center"/>
              <w:rPr>
                <w:color w:val="000000"/>
              </w:rPr>
            </w:pPr>
            <w:r w:rsidRPr="006E45AB">
              <w:rPr>
                <w:color w:val="000000"/>
              </w:rPr>
              <w:t>(0.107)</w:t>
            </w:r>
          </w:p>
        </w:tc>
        <w:tc>
          <w:tcPr>
            <w:tcW w:w="1372" w:type="dxa"/>
            <w:vAlign w:val="center"/>
          </w:tcPr>
          <w:p w14:paraId="5AC07F9B" w14:textId="77777777" w:rsidR="009474CC" w:rsidRPr="006E45AB" w:rsidRDefault="009474CC" w:rsidP="009474CC">
            <w:pPr>
              <w:jc w:val="center"/>
              <w:rPr>
                <w:color w:val="000000"/>
              </w:rPr>
            </w:pPr>
            <w:r w:rsidRPr="006E45AB">
              <w:rPr>
                <w:color w:val="000000"/>
              </w:rPr>
              <w:t>(0.110)</w:t>
            </w:r>
          </w:p>
        </w:tc>
      </w:tr>
      <w:tr w:rsidR="009474CC" w:rsidRPr="006E45AB" w14:paraId="403ED362" w14:textId="77777777" w:rsidTr="009474CC">
        <w:tc>
          <w:tcPr>
            <w:tcW w:w="3865" w:type="dxa"/>
            <w:vAlign w:val="center"/>
          </w:tcPr>
          <w:p w14:paraId="7622CF66" w14:textId="77777777" w:rsidR="009474CC" w:rsidRPr="006E45AB" w:rsidRDefault="009474CC" w:rsidP="009474CC">
            <w:pPr>
              <w:rPr>
                <w:color w:val="000000"/>
              </w:rPr>
            </w:pPr>
            <w:r w:rsidRPr="006E45AB">
              <w:rPr>
                <w:color w:val="000000"/>
              </w:rPr>
              <w:t>Proportion Black</w:t>
            </w:r>
          </w:p>
        </w:tc>
        <w:tc>
          <w:tcPr>
            <w:tcW w:w="1371" w:type="dxa"/>
            <w:vAlign w:val="center"/>
          </w:tcPr>
          <w:p w14:paraId="307B77EA" w14:textId="77777777" w:rsidR="009474CC" w:rsidRPr="006E45AB" w:rsidRDefault="009474CC" w:rsidP="009474CC">
            <w:pPr>
              <w:jc w:val="center"/>
              <w:rPr>
                <w:color w:val="000000"/>
              </w:rPr>
            </w:pPr>
            <w:r w:rsidRPr="006E45AB">
              <w:rPr>
                <w:color w:val="000000"/>
              </w:rPr>
              <w:t>-0.556</w:t>
            </w:r>
          </w:p>
        </w:tc>
        <w:tc>
          <w:tcPr>
            <w:tcW w:w="1371" w:type="dxa"/>
            <w:vAlign w:val="center"/>
          </w:tcPr>
          <w:p w14:paraId="0BB4093A" w14:textId="77777777" w:rsidR="009474CC" w:rsidRPr="006E45AB" w:rsidRDefault="009474CC" w:rsidP="009474CC">
            <w:pPr>
              <w:jc w:val="center"/>
              <w:rPr>
                <w:color w:val="000000"/>
              </w:rPr>
            </w:pPr>
            <w:r w:rsidRPr="006E45AB">
              <w:rPr>
                <w:color w:val="000000"/>
              </w:rPr>
              <w:t>-0.497</w:t>
            </w:r>
          </w:p>
        </w:tc>
        <w:tc>
          <w:tcPr>
            <w:tcW w:w="1371" w:type="dxa"/>
            <w:vAlign w:val="center"/>
          </w:tcPr>
          <w:p w14:paraId="14D2B8E9" w14:textId="77777777" w:rsidR="009474CC" w:rsidRPr="006E45AB" w:rsidRDefault="009474CC" w:rsidP="009474CC">
            <w:pPr>
              <w:jc w:val="center"/>
              <w:rPr>
                <w:color w:val="000000"/>
              </w:rPr>
            </w:pPr>
            <w:r w:rsidRPr="006E45AB">
              <w:rPr>
                <w:color w:val="000000"/>
              </w:rPr>
              <w:t>-0.294</w:t>
            </w:r>
          </w:p>
        </w:tc>
        <w:tc>
          <w:tcPr>
            <w:tcW w:w="1372" w:type="dxa"/>
            <w:vAlign w:val="center"/>
          </w:tcPr>
          <w:p w14:paraId="730C7704" w14:textId="77777777" w:rsidR="009474CC" w:rsidRPr="006E45AB" w:rsidRDefault="009474CC" w:rsidP="009474CC">
            <w:pPr>
              <w:jc w:val="center"/>
              <w:rPr>
                <w:color w:val="000000"/>
              </w:rPr>
            </w:pPr>
            <w:r w:rsidRPr="006E45AB">
              <w:rPr>
                <w:color w:val="000000"/>
              </w:rPr>
              <w:t>-0.656</w:t>
            </w:r>
            <w:r w:rsidRPr="006E45AB">
              <w:rPr>
                <w:color w:val="000000"/>
                <w:vertAlign w:val="superscript"/>
              </w:rPr>
              <w:t>*</w:t>
            </w:r>
          </w:p>
        </w:tc>
      </w:tr>
      <w:tr w:rsidR="009474CC" w:rsidRPr="006E45AB" w14:paraId="3E720FD7" w14:textId="77777777" w:rsidTr="009474CC">
        <w:tc>
          <w:tcPr>
            <w:tcW w:w="3865" w:type="dxa"/>
            <w:vAlign w:val="center"/>
          </w:tcPr>
          <w:p w14:paraId="4540250D" w14:textId="77777777" w:rsidR="009474CC" w:rsidRPr="006E45AB" w:rsidRDefault="009474CC" w:rsidP="009474CC">
            <w:pPr>
              <w:rPr>
                <w:color w:val="000000"/>
              </w:rPr>
            </w:pPr>
          </w:p>
        </w:tc>
        <w:tc>
          <w:tcPr>
            <w:tcW w:w="1371" w:type="dxa"/>
            <w:vAlign w:val="center"/>
          </w:tcPr>
          <w:p w14:paraId="48DA4461" w14:textId="77777777" w:rsidR="009474CC" w:rsidRPr="006E45AB" w:rsidRDefault="009474CC" w:rsidP="009474CC">
            <w:pPr>
              <w:jc w:val="center"/>
              <w:rPr>
                <w:color w:val="000000"/>
              </w:rPr>
            </w:pPr>
            <w:r w:rsidRPr="006E45AB">
              <w:rPr>
                <w:color w:val="000000"/>
              </w:rPr>
              <w:t>(0.353)</w:t>
            </w:r>
          </w:p>
        </w:tc>
        <w:tc>
          <w:tcPr>
            <w:tcW w:w="1371" w:type="dxa"/>
            <w:vAlign w:val="center"/>
          </w:tcPr>
          <w:p w14:paraId="787E2336" w14:textId="77777777" w:rsidR="009474CC" w:rsidRPr="006E45AB" w:rsidRDefault="009474CC" w:rsidP="009474CC">
            <w:pPr>
              <w:jc w:val="center"/>
              <w:rPr>
                <w:color w:val="000000"/>
              </w:rPr>
            </w:pPr>
            <w:r w:rsidRPr="006E45AB">
              <w:rPr>
                <w:color w:val="000000"/>
              </w:rPr>
              <w:t>(0.287)</w:t>
            </w:r>
          </w:p>
        </w:tc>
        <w:tc>
          <w:tcPr>
            <w:tcW w:w="1371" w:type="dxa"/>
            <w:vAlign w:val="center"/>
          </w:tcPr>
          <w:p w14:paraId="1A19D6FD" w14:textId="77777777" w:rsidR="009474CC" w:rsidRPr="006E45AB" w:rsidRDefault="009474CC" w:rsidP="009474CC">
            <w:pPr>
              <w:jc w:val="center"/>
              <w:rPr>
                <w:color w:val="000000"/>
              </w:rPr>
            </w:pPr>
            <w:r w:rsidRPr="006E45AB">
              <w:rPr>
                <w:color w:val="000000"/>
              </w:rPr>
              <w:t>(0.337)</w:t>
            </w:r>
          </w:p>
        </w:tc>
        <w:tc>
          <w:tcPr>
            <w:tcW w:w="1372" w:type="dxa"/>
            <w:vAlign w:val="center"/>
          </w:tcPr>
          <w:p w14:paraId="6C5971DD" w14:textId="77777777" w:rsidR="009474CC" w:rsidRPr="006E45AB" w:rsidRDefault="009474CC" w:rsidP="009474CC">
            <w:pPr>
              <w:jc w:val="center"/>
              <w:rPr>
                <w:color w:val="000000"/>
              </w:rPr>
            </w:pPr>
            <w:r w:rsidRPr="006E45AB">
              <w:rPr>
                <w:color w:val="000000"/>
              </w:rPr>
              <w:t>(0.306)</w:t>
            </w:r>
          </w:p>
        </w:tc>
      </w:tr>
      <w:tr w:rsidR="009474CC" w:rsidRPr="006E45AB" w14:paraId="64236445" w14:textId="77777777" w:rsidTr="009474CC">
        <w:tc>
          <w:tcPr>
            <w:tcW w:w="3865" w:type="dxa"/>
            <w:vAlign w:val="center"/>
          </w:tcPr>
          <w:p w14:paraId="38D67BF4" w14:textId="77777777" w:rsidR="009474CC" w:rsidRPr="006E45AB" w:rsidRDefault="009474CC" w:rsidP="009474CC">
            <w:pPr>
              <w:rPr>
                <w:color w:val="000000"/>
              </w:rPr>
            </w:pPr>
            <w:r w:rsidRPr="006E45AB">
              <w:rPr>
                <w:color w:val="000000"/>
              </w:rPr>
              <w:t>Proportion Native American</w:t>
            </w:r>
          </w:p>
        </w:tc>
        <w:tc>
          <w:tcPr>
            <w:tcW w:w="1371" w:type="dxa"/>
            <w:vAlign w:val="center"/>
          </w:tcPr>
          <w:p w14:paraId="175E191C" w14:textId="77777777" w:rsidR="009474CC" w:rsidRPr="006E45AB" w:rsidRDefault="009474CC" w:rsidP="009474CC">
            <w:pPr>
              <w:jc w:val="center"/>
              <w:rPr>
                <w:color w:val="000000"/>
              </w:rPr>
            </w:pPr>
            <w:r w:rsidRPr="006E45AB">
              <w:rPr>
                <w:color w:val="000000"/>
              </w:rPr>
              <w:t>-8.746</w:t>
            </w:r>
            <w:r w:rsidRPr="006E45AB">
              <w:rPr>
                <w:color w:val="000000"/>
                <w:vertAlign w:val="superscript"/>
              </w:rPr>
              <w:t>***</w:t>
            </w:r>
          </w:p>
        </w:tc>
        <w:tc>
          <w:tcPr>
            <w:tcW w:w="1371" w:type="dxa"/>
            <w:vAlign w:val="center"/>
          </w:tcPr>
          <w:p w14:paraId="0FF5F601" w14:textId="77777777" w:rsidR="009474CC" w:rsidRPr="006E45AB" w:rsidRDefault="009474CC" w:rsidP="009474CC">
            <w:pPr>
              <w:jc w:val="center"/>
              <w:rPr>
                <w:color w:val="000000"/>
              </w:rPr>
            </w:pPr>
            <w:r w:rsidRPr="006E45AB">
              <w:rPr>
                <w:color w:val="000000"/>
              </w:rPr>
              <w:t>-2.686</w:t>
            </w:r>
            <w:r w:rsidRPr="006E45AB">
              <w:rPr>
                <w:color w:val="000000"/>
                <w:vertAlign w:val="superscript"/>
              </w:rPr>
              <w:t>*</w:t>
            </w:r>
          </w:p>
        </w:tc>
        <w:tc>
          <w:tcPr>
            <w:tcW w:w="1371" w:type="dxa"/>
            <w:vAlign w:val="center"/>
          </w:tcPr>
          <w:p w14:paraId="69EB4BFE" w14:textId="77777777" w:rsidR="009474CC" w:rsidRPr="006E45AB" w:rsidRDefault="009474CC" w:rsidP="009474CC">
            <w:pPr>
              <w:jc w:val="center"/>
              <w:rPr>
                <w:color w:val="000000"/>
              </w:rPr>
            </w:pPr>
            <w:r w:rsidRPr="006E45AB">
              <w:rPr>
                <w:color w:val="000000"/>
              </w:rPr>
              <w:t>-6.704</w:t>
            </w:r>
            <w:r w:rsidRPr="006E45AB">
              <w:rPr>
                <w:color w:val="000000"/>
                <w:vertAlign w:val="superscript"/>
              </w:rPr>
              <w:t>**</w:t>
            </w:r>
          </w:p>
        </w:tc>
        <w:tc>
          <w:tcPr>
            <w:tcW w:w="1372" w:type="dxa"/>
            <w:vAlign w:val="center"/>
          </w:tcPr>
          <w:p w14:paraId="02CF41FE" w14:textId="77777777" w:rsidR="009474CC" w:rsidRPr="006E45AB" w:rsidRDefault="009474CC" w:rsidP="009474CC">
            <w:pPr>
              <w:jc w:val="center"/>
              <w:rPr>
                <w:color w:val="000000"/>
              </w:rPr>
            </w:pPr>
            <w:r w:rsidRPr="006E45AB">
              <w:rPr>
                <w:color w:val="000000"/>
              </w:rPr>
              <w:t>-2.547</w:t>
            </w:r>
          </w:p>
        </w:tc>
      </w:tr>
      <w:tr w:rsidR="009474CC" w:rsidRPr="006E45AB" w14:paraId="0155088A" w14:textId="77777777" w:rsidTr="009474CC">
        <w:tc>
          <w:tcPr>
            <w:tcW w:w="3865" w:type="dxa"/>
            <w:vAlign w:val="center"/>
          </w:tcPr>
          <w:p w14:paraId="3CCA9159" w14:textId="77777777" w:rsidR="009474CC" w:rsidRPr="006E45AB" w:rsidRDefault="009474CC" w:rsidP="009474CC">
            <w:pPr>
              <w:rPr>
                <w:color w:val="000000"/>
              </w:rPr>
            </w:pPr>
          </w:p>
        </w:tc>
        <w:tc>
          <w:tcPr>
            <w:tcW w:w="1371" w:type="dxa"/>
            <w:vAlign w:val="center"/>
          </w:tcPr>
          <w:p w14:paraId="4236CB7D" w14:textId="77777777" w:rsidR="009474CC" w:rsidRPr="006E45AB" w:rsidRDefault="009474CC" w:rsidP="009474CC">
            <w:pPr>
              <w:jc w:val="center"/>
              <w:rPr>
                <w:color w:val="000000"/>
              </w:rPr>
            </w:pPr>
            <w:r w:rsidRPr="006E45AB">
              <w:rPr>
                <w:color w:val="000000"/>
              </w:rPr>
              <w:t>(2.300)</w:t>
            </w:r>
          </w:p>
        </w:tc>
        <w:tc>
          <w:tcPr>
            <w:tcW w:w="1371" w:type="dxa"/>
            <w:vAlign w:val="center"/>
          </w:tcPr>
          <w:p w14:paraId="4B29512D" w14:textId="77777777" w:rsidR="009474CC" w:rsidRPr="006E45AB" w:rsidRDefault="009474CC" w:rsidP="009474CC">
            <w:pPr>
              <w:jc w:val="center"/>
              <w:rPr>
                <w:color w:val="000000"/>
              </w:rPr>
            </w:pPr>
            <w:r w:rsidRPr="006E45AB">
              <w:rPr>
                <w:color w:val="000000"/>
              </w:rPr>
              <w:t>(1.340)</w:t>
            </w:r>
          </w:p>
        </w:tc>
        <w:tc>
          <w:tcPr>
            <w:tcW w:w="1371" w:type="dxa"/>
            <w:vAlign w:val="center"/>
          </w:tcPr>
          <w:p w14:paraId="0B1C123A" w14:textId="77777777" w:rsidR="009474CC" w:rsidRPr="006E45AB" w:rsidRDefault="009474CC" w:rsidP="009474CC">
            <w:pPr>
              <w:jc w:val="center"/>
              <w:rPr>
                <w:color w:val="000000"/>
              </w:rPr>
            </w:pPr>
            <w:r w:rsidRPr="006E45AB">
              <w:rPr>
                <w:color w:val="000000"/>
              </w:rPr>
              <w:t>(2.114)</w:t>
            </w:r>
          </w:p>
        </w:tc>
        <w:tc>
          <w:tcPr>
            <w:tcW w:w="1372" w:type="dxa"/>
            <w:vAlign w:val="center"/>
          </w:tcPr>
          <w:p w14:paraId="4EF3FD9B" w14:textId="77777777" w:rsidR="009474CC" w:rsidRPr="006E45AB" w:rsidRDefault="009474CC" w:rsidP="009474CC">
            <w:pPr>
              <w:jc w:val="center"/>
              <w:rPr>
                <w:color w:val="000000"/>
              </w:rPr>
            </w:pPr>
            <w:r w:rsidRPr="006E45AB">
              <w:rPr>
                <w:color w:val="000000"/>
              </w:rPr>
              <w:t>(1.295)</w:t>
            </w:r>
          </w:p>
        </w:tc>
      </w:tr>
      <w:tr w:rsidR="009474CC" w:rsidRPr="006E45AB" w14:paraId="347AA775" w14:textId="77777777" w:rsidTr="009474CC">
        <w:tc>
          <w:tcPr>
            <w:tcW w:w="3865" w:type="dxa"/>
            <w:vAlign w:val="center"/>
          </w:tcPr>
          <w:p w14:paraId="363558D2" w14:textId="77777777" w:rsidR="009474CC" w:rsidRPr="006E45AB" w:rsidRDefault="009474CC" w:rsidP="009474CC">
            <w:pPr>
              <w:rPr>
                <w:color w:val="000000"/>
              </w:rPr>
            </w:pPr>
            <w:r w:rsidRPr="006E45AB">
              <w:rPr>
                <w:color w:val="000000"/>
              </w:rPr>
              <w:t>Proportion Asian</w:t>
            </w:r>
          </w:p>
        </w:tc>
        <w:tc>
          <w:tcPr>
            <w:tcW w:w="1371" w:type="dxa"/>
            <w:vAlign w:val="center"/>
          </w:tcPr>
          <w:p w14:paraId="379D3D18" w14:textId="77777777" w:rsidR="009474CC" w:rsidRPr="006E45AB" w:rsidRDefault="009474CC" w:rsidP="009474CC">
            <w:pPr>
              <w:jc w:val="center"/>
              <w:rPr>
                <w:color w:val="000000"/>
              </w:rPr>
            </w:pPr>
            <w:r w:rsidRPr="006E45AB">
              <w:rPr>
                <w:color w:val="000000"/>
              </w:rPr>
              <w:t>0.422</w:t>
            </w:r>
          </w:p>
        </w:tc>
        <w:tc>
          <w:tcPr>
            <w:tcW w:w="1371" w:type="dxa"/>
            <w:vAlign w:val="center"/>
          </w:tcPr>
          <w:p w14:paraId="263D87A1" w14:textId="77777777" w:rsidR="009474CC" w:rsidRPr="006E45AB" w:rsidRDefault="009474CC" w:rsidP="009474CC">
            <w:pPr>
              <w:jc w:val="center"/>
              <w:rPr>
                <w:color w:val="000000"/>
              </w:rPr>
            </w:pPr>
            <w:r w:rsidRPr="006E45AB">
              <w:rPr>
                <w:color w:val="000000"/>
              </w:rPr>
              <w:t>0.436</w:t>
            </w:r>
          </w:p>
        </w:tc>
        <w:tc>
          <w:tcPr>
            <w:tcW w:w="1371" w:type="dxa"/>
            <w:vAlign w:val="center"/>
          </w:tcPr>
          <w:p w14:paraId="2188F106" w14:textId="77777777" w:rsidR="009474CC" w:rsidRPr="006E45AB" w:rsidRDefault="009474CC" w:rsidP="009474CC">
            <w:pPr>
              <w:jc w:val="center"/>
              <w:rPr>
                <w:color w:val="000000"/>
              </w:rPr>
            </w:pPr>
            <w:r w:rsidRPr="006E45AB">
              <w:rPr>
                <w:color w:val="000000"/>
              </w:rPr>
              <w:t>0.279</w:t>
            </w:r>
          </w:p>
        </w:tc>
        <w:tc>
          <w:tcPr>
            <w:tcW w:w="1372" w:type="dxa"/>
            <w:vAlign w:val="center"/>
          </w:tcPr>
          <w:p w14:paraId="1D933C3D" w14:textId="77777777" w:rsidR="009474CC" w:rsidRPr="006E45AB" w:rsidRDefault="009474CC" w:rsidP="009474CC">
            <w:pPr>
              <w:jc w:val="center"/>
              <w:rPr>
                <w:color w:val="000000"/>
              </w:rPr>
            </w:pPr>
            <w:r w:rsidRPr="006E45AB">
              <w:rPr>
                <w:color w:val="000000"/>
              </w:rPr>
              <w:t>0.214</w:t>
            </w:r>
          </w:p>
        </w:tc>
      </w:tr>
      <w:tr w:rsidR="009474CC" w:rsidRPr="006E45AB" w14:paraId="5D92BB0A" w14:textId="77777777" w:rsidTr="009474CC">
        <w:tc>
          <w:tcPr>
            <w:tcW w:w="3865" w:type="dxa"/>
            <w:vAlign w:val="center"/>
          </w:tcPr>
          <w:p w14:paraId="60770F4A" w14:textId="77777777" w:rsidR="009474CC" w:rsidRPr="006E45AB" w:rsidRDefault="009474CC" w:rsidP="009474CC">
            <w:pPr>
              <w:rPr>
                <w:color w:val="000000"/>
              </w:rPr>
            </w:pPr>
          </w:p>
        </w:tc>
        <w:tc>
          <w:tcPr>
            <w:tcW w:w="1371" w:type="dxa"/>
            <w:vAlign w:val="center"/>
          </w:tcPr>
          <w:p w14:paraId="52927747" w14:textId="77777777" w:rsidR="009474CC" w:rsidRPr="006E45AB" w:rsidRDefault="009474CC" w:rsidP="009474CC">
            <w:pPr>
              <w:jc w:val="center"/>
              <w:rPr>
                <w:color w:val="000000"/>
              </w:rPr>
            </w:pPr>
            <w:r w:rsidRPr="006E45AB">
              <w:rPr>
                <w:color w:val="000000"/>
              </w:rPr>
              <w:t>(0.310)</w:t>
            </w:r>
          </w:p>
        </w:tc>
        <w:tc>
          <w:tcPr>
            <w:tcW w:w="1371" w:type="dxa"/>
            <w:vAlign w:val="center"/>
          </w:tcPr>
          <w:p w14:paraId="57F6C020" w14:textId="77777777" w:rsidR="009474CC" w:rsidRPr="006E45AB" w:rsidRDefault="009474CC" w:rsidP="009474CC">
            <w:pPr>
              <w:jc w:val="center"/>
              <w:rPr>
                <w:color w:val="000000"/>
              </w:rPr>
            </w:pPr>
            <w:r w:rsidRPr="006E45AB">
              <w:rPr>
                <w:color w:val="000000"/>
              </w:rPr>
              <w:t>(0.252)</w:t>
            </w:r>
          </w:p>
        </w:tc>
        <w:tc>
          <w:tcPr>
            <w:tcW w:w="1371" w:type="dxa"/>
            <w:vAlign w:val="center"/>
          </w:tcPr>
          <w:p w14:paraId="30356398" w14:textId="77777777" w:rsidR="009474CC" w:rsidRPr="006E45AB" w:rsidRDefault="009474CC" w:rsidP="009474CC">
            <w:pPr>
              <w:jc w:val="center"/>
              <w:rPr>
                <w:color w:val="000000"/>
              </w:rPr>
            </w:pPr>
            <w:r w:rsidRPr="006E45AB">
              <w:rPr>
                <w:color w:val="000000"/>
              </w:rPr>
              <w:t>(0.307)</w:t>
            </w:r>
          </w:p>
        </w:tc>
        <w:tc>
          <w:tcPr>
            <w:tcW w:w="1372" w:type="dxa"/>
            <w:vAlign w:val="center"/>
          </w:tcPr>
          <w:p w14:paraId="0B3A7B24" w14:textId="77777777" w:rsidR="009474CC" w:rsidRPr="006E45AB" w:rsidRDefault="009474CC" w:rsidP="009474CC">
            <w:pPr>
              <w:jc w:val="center"/>
              <w:rPr>
                <w:color w:val="000000"/>
              </w:rPr>
            </w:pPr>
            <w:r w:rsidRPr="006E45AB">
              <w:rPr>
                <w:color w:val="000000"/>
              </w:rPr>
              <w:t>(0.285)</w:t>
            </w:r>
          </w:p>
        </w:tc>
      </w:tr>
      <w:tr w:rsidR="009474CC" w:rsidRPr="006E45AB" w14:paraId="1B888B52" w14:textId="77777777" w:rsidTr="009474CC">
        <w:tc>
          <w:tcPr>
            <w:tcW w:w="3865" w:type="dxa"/>
            <w:vAlign w:val="center"/>
          </w:tcPr>
          <w:p w14:paraId="611E59DA" w14:textId="77777777" w:rsidR="009474CC" w:rsidRPr="006E45AB" w:rsidRDefault="009474CC" w:rsidP="009474CC">
            <w:pPr>
              <w:rPr>
                <w:color w:val="000000"/>
              </w:rPr>
            </w:pPr>
            <w:r w:rsidRPr="006E45AB">
              <w:rPr>
                <w:color w:val="000000"/>
              </w:rPr>
              <w:t>Proportion Hispanic</w:t>
            </w:r>
          </w:p>
        </w:tc>
        <w:tc>
          <w:tcPr>
            <w:tcW w:w="1371" w:type="dxa"/>
            <w:vAlign w:val="center"/>
          </w:tcPr>
          <w:p w14:paraId="6469FDA0" w14:textId="77777777" w:rsidR="009474CC" w:rsidRPr="006E45AB" w:rsidRDefault="009474CC" w:rsidP="009474CC">
            <w:pPr>
              <w:jc w:val="center"/>
              <w:rPr>
                <w:color w:val="000000"/>
              </w:rPr>
            </w:pPr>
            <w:r w:rsidRPr="006E45AB">
              <w:rPr>
                <w:color w:val="000000"/>
              </w:rPr>
              <w:t>0.521</w:t>
            </w:r>
          </w:p>
        </w:tc>
        <w:tc>
          <w:tcPr>
            <w:tcW w:w="1371" w:type="dxa"/>
            <w:vAlign w:val="center"/>
          </w:tcPr>
          <w:p w14:paraId="5133BF83" w14:textId="77777777" w:rsidR="009474CC" w:rsidRPr="006E45AB" w:rsidRDefault="009474CC" w:rsidP="009474CC">
            <w:pPr>
              <w:jc w:val="center"/>
              <w:rPr>
                <w:color w:val="000000"/>
              </w:rPr>
            </w:pPr>
            <w:r w:rsidRPr="006E45AB">
              <w:rPr>
                <w:color w:val="000000"/>
              </w:rPr>
              <w:t>0.334</w:t>
            </w:r>
          </w:p>
        </w:tc>
        <w:tc>
          <w:tcPr>
            <w:tcW w:w="1371" w:type="dxa"/>
            <w:vAlign w:val="center"/>
          </w:tcPr>
          <w:p w14:paraId="4946DD01" w14:textId="77777777" w:rsidR="009474CC" w:rsidRPr="006E45AB" w:rsidRDefault="009474CC" w:rsidP="009474CC">
            <w:pPr>
              <w:jc w:val="center"/>
              <w:rPr>
                <w:color w:val="000000"/>
              </w:rPr>
            </w:pPr>
            <w:r w:rsidRPr="006E45AB">
              <w:rPr>
                <w:color w:val="000000"/>
              </w:rPr>
              <w:t>-0.657</w:t>
            </w:r>
          </w:p>
        </w:tc>
        <w:tc>
          <w:tcPr>
            <w:tcW w:w="1372" w:type="dxa"/>
            <w:vAlign w:val="center"/>
          </w:tcPr>
          <w:p w14:paraId="3E995617" w14:textId="77777777" w:rsidR="009474CC" w:rsidRPr="006E45AB" w:rsidRDefault="009474CC" w:rsidP="009474CC">
            <w:pPr>
              <w:jc w:val="center"/>
              <w:rPr>
                <w:color w:val="000000"/>
              </w:rPr>
            </w:pPr>
            <w:r w:rsidRPr="006E45AB">
              <w:rPr>
                <w:color w:val="000000"/>
              </w:rPr>
              <w:t>-0.422</w:t>
            </w:r>
          </w:p>
        </w:tc>
      </w:tr>
      <w:tr w:rsidR="009474CC" w:rsidRPr="006E45AB" w14:paraId="26A82943" w14:textId="77777777" w:rsidTr="009474CC">
        <w:tc>
          <w:tcPr>
            <w:tcW w:w="3865" w:type="dxa"/>
            <w:vAlign w:val="center"/>
          </w:tcPr>
          <w:p w14:paraId="60558FE5" w14:textId="77777777" w:rsidR="009474CC" w:rsidRPr="006E45AB" w:rsidRDefault="009474CC" w:rsidP="009474CC">
            <w:pPr>
              <w:rPr>
                <w:color w:val="000000"/>
              </w:rPr>
            </w:pPr>
          </w:p>
        </w:tc>
        <w:tc>
          <w:tcPr>
            <w:tcW w:w="1371" w:type="dxa"/>
            <w:vAlign w:val="center"/>
          </w:tcPr>
          <w:p w14:paraId="4D7E2C7E" w14:textId="77777777" w:rsidR="009474CC" w:rsidRPr="006E45AB" w:rsidRDefault="009474CC" w:rsidP="009474CC">
            <w:pPr>
              <w:jc w:val="center"/>
              <w:rPr>
                <w:color w:val="000000"/>
              </w:rPr>
            </w:pPr>
            <w:r w:rsidRPr="006E45AB">
              <w:rPr>
                <w:color w:val="000000"/>
              </w:rPr>
              <w:t>(0.539)</w:t>
            </w:r>
          </w:p>
        </w:tc>
        <w:tc>
          <w:tcPr>
            <w:tcW w:w="1371" w:type="dxa"/>
            <w:vAlign w:val="center"/>
          </w:tcPr>
          <w:p w14:paraId="7C7DB19D" w14:textId="77777777" w:rsidR="009474CC" w:rsidRPr="006E45AB" w:rsidRDefault="009474CC" w:rsidP="009474CC">
            <w:pPr>
              <w:jc w:val="center"/>
              <w:rPr>
                <w:color w:val="000000"/>
              </w:rPr>
            </w:pPr>
            <w:r w:rsidRPr="006E45AB">
              <w:rPr>
                <w:color w:val="000000"/>
              </w:rPr>
              <w:t>(0.401)</w:t>
            </w:r>
          </w:p>
        </w:tc>
        <w:tc>
          <w:tcPr>
            <w:tcW w:w="1371" w:type="dxa"/>
            <w:vAlign w:val="center"/>
          </w:tcPr>
          <w:p w14:paraId="7D13DE0D" w14:textId="77777777" w:rsidR="009474CC" w:rsidRPr="006E45AB" w:rsidRDefault="009474CC" w:rsidP="009474CC">
            <w:pPr>
              <w:jc w:val="center"/>
              <w:rPr>
                <w:color w:val="000000"/>
              </w:rPr>
            </w:pPr>
            <w:r w:rsidRPr="006E45AB">
              <w:rPr>
                <w:color w:val="000000"/>
              </w:rPr>
              <w:t>(0.556)</w:t>
            </w:r>
          </w:p>
        </w:tc>
        <w:tc>
          <w:tcPr>
            <w:tcW w:w="1372" w:type="dxa"/>
            <w:vAlign w:val="center"/>
          </w:tcPr>
          <w:p w14:paraId="7E3A8909" w14:textId="77777777" w:rsidR="009474CC" w:rsidRPr="006E45AB" w:rsidRDefault="009474CC" w:rsidP="009474CC">
            <w:pPr>
              <w:jc w:val="center"/>
              <w:rPr>
                <w:color w:val="000000"/>
              </w:rPr>
            </w:pPr>
            <w:r w:rsidRPr="006E45AB">
              <w:rPr>
                <w:color w:val="000000"/>
              </w:rPr>
              <w:t>(0.470)</w:t>
            </w:r>
          </w:p>
        </w:tc>
      </w:tr>
      <w:tr w:rsidR="009474CC" w:rsidRPr="006E45AB" w14:paraId="3E362C2E" w14:textId="77777777" w:rsidTr="009474CC">
        <w:tc>
          <w:tcPr>
            <w:tcW w:w="3865" w:type="dxa"/>
            <w:vAlign w:val="center"/>
          </w:tcPr>
          <w:p w14:paraId="1C43C715" w14:textId="77777777" w:rsidR="009474CC" w:rsidRPr="006E45AB" w:rsidRDefault="009474CC" w:rsidP="009474CC">
            <w:pPr>
              <w:rPr>
                <w:color w:val="000000"/>
              </w:rPr>
            </w:pPr>
            <w:r w:rsidRPr="006E45AB">
              <w:rPr>
                <w:color w:val="000000"/>
              </w:rPr>
              <w:t>Proportion Other</w:t>
            </w:r>
          </w:p>
        </w:tc>
        <w:tc>
          <w:tcPr>
            <w:tcW w:w="1371" w:type="dxa"/>
            <w:vAlign w:val="center"/>
          </w:tcPr>
          <w:p w14:paraId="6F393F00" w14:textId="77777777" w:rsidR="009474CC" w:rsidRPr="006E45AB" w:rsidRDefault="009474CC" w:rsidP="009474CC">
            <w:pPr>
              <w:jc w:val="center"/>
              <w:rPr>
                <w:color w:val="000000"/>
              </w:rPr>
            </w:pPr>
            <w:r w:rsidRPr="006E45AB">
              <w:rPr>
                <w:color w:val="000000"/>
              </w:rPr>
              <w:t>1.273</w:t>
            </w:r>
          </w:p>
        </w:tc>
        <w:tc>
          <w:tcPr>
            <w:tcW w:w="1371" w:type="dxa"/>
            <w:vAlign w:val="center"/>
          </w:tcPr>
          <w:p w14:paraId="0232E30E" w14:textId="77777777" w:rsidR="009474CC" w:rsidRPr="006E45AB" w:rsidRDefault="009474CC" w:rsidP="009474CC">
            <w:pPr>
              <w:jc w:val="center"/>
              <w:rPr>
                <w:color w:val="000000"/>
              </w:rPr>
            </w:pPr>
            <w:r w:rsidRPr="006E45AB">
              <w:rPr>
                <w:color w:val="000000"/>
              </w:rPr>
              <w:t>1.758</w:t>
            </w:r>
            <w:r w:rsidRPr="006E45AB">
              <w:rPr>
                <w:color w:val="000000"/>
                <w:vertAlign w:val="superscript"/>
              </w:rPr>
              <w:t>*</w:t>
            </w:r>
          </w:p>
        </w:tc>
        <w:tc>
          <w:tcPr>
            <w:tcW w:w="1371" w:type="dxa"/>
            <w:vAlign w:val="center"/>
          </w:tcPr>
          <w:p w14:paraId="753D53E5" w14:textId="77777777" w:rsidR="009474CC" w:rsidRPr="006E45AB" w:rsidRDefault="009474CC" w:rsidP="009474CC">
            <w:pPr>
              <w:jc w:val="center"/>
              <w:rPr>
                <w:color w:val="000000"/>
              </w:rPr>
            </w:pPr>
            <w:r w:rsidRPr="006E45AB">
              <w:rPr>
                <w:color w:val="000000"/>
              </w:rPr>
              <w:t>-1.397</w:t>
            </w:r>
          </w:p>
        </w:tc>
        <w:tc>
          <w:tcPr>
            <w:tcW w:w="1372" w:type="dxa"/>
            <w:vAlign w:val="center"/>
          </w:tcPr>
          <w:p w14:paraId="4CC860CB" w14:textId="77777777" w:rsidR="009474CC" w:rsidRPr="006E45AB" w:rsidRDefault="009474CC" w:rsidP="009474CC">
            <w:pPr>
              <w:jc w:val="center"/>
              <w:rPr>
                <w:color w:val="000000"/>
              </w:rPr>
            </w:pPr>
            <w:r w:rsidRPr="006E45AB">
              <w:rPr>
                <w:color w:val="000000"/>
              </w:rPr>
              <w:t>-0.456</w:t>
            </w:r>
          </w:p>
        </w:tc>
      </w:tr>
      <w:tr w:rsidR="009474CC" w:rsidRPr="006E45AB" w14:paraId="1BB9815C" w14:textId="77777777" w:rsidTr="009474CC">
        <w:tc>
          <w:tcPr>
            <w:tcW w:w="3865" w:type="dxa"/>
            <w:tcBorders>
              <w:bottom w:val="single" w:sz="4" w:space="0" w:color="auto"/>
            </w:tcBorders>
            <w:vAlign w:val="center"/>
          </w:tcPr>
          <w:p w14:paraId="3F49B1C9" w14:textId="77777777" w:rsidR="009474CC" w:rsidRPr="006E45AB" w:rsidRDefault="009474CC" w:rsidP="009474CC">
            <w:pPr>
              <w:rPr>
                <w:color w:val="000000"/>
              </w:rPr>
            </w:pPr>
          </w:p>
        </w:tc>
        <w:tc>
          <w:tcPr>
            <w:tcW w:w="1371" w:type="dxa"/>
            <w:tcBorders>
              <w:bottom w:val="single" w:sz="4" w:space="0" w:color="auto"/>
            </w:tcBorders>
            <w:vAlign w:val="center"/>
          </w:tcPr>
          <w:p w14:paraId="09363407" w14:textId="77777777" w:rsidR="009474CC" w:rsidRPr="006E45AB" w:rsidRDefault="009474CC" w:rsidP="009474CC">
            <w:pPr>
              <w:jc w:val="center"/>
              <w:rPr>
                <w:color w:val="000000"/>
              </w:rPr>
            </w:pPr>
            <w:r w:rsidRPr="006E45AB">
              <w:rPr>
                <w:color w:val="000000"/>
              </w:rPr>
              <w:t>(1.185)</w:t>
            </w:r>
          </w:p>
        </w:tc>
        <w:tc>
          <w:tcPr>
            <w:tcW w:w="1371" w:type="dxa"/>
            <w:tcBorders>
              <w:bottom w:val="single" w:sz="4" w:space="0" w:color="auto"/>
            </w:tcBorders>
            <w:vAlign w:val="center"/>
          </w:tcPr>
          <w:p w14:paraId="7F76B95F" w14:textId="77777777" w:rsidR="009474CC" w:rsidRPr="006E45AB" w:rsidRDefault="009474CC" w:rsidP="009474CC">
            <w:pPr>
              <w:jc w:val="center"/>
              <w:rPr>
                <w:color w:val="000000"/>
              </w:rPr>
            </w:pPr>
            <w:r w:rsidRPr="006E45AB">
              <w:rPr>
                <w:color w:val="000000"/>
              </w:rPr>
              <w:t>(0.687)</w:t>
            </w:r>
          </w:p>
        </w:tc>
        <w:tc>
          <w:tcPr>
            <w:tcW w:w="1371" w:type="dxa"/>
            <w:tcBorders>
              <w:bottom w:val="single" w:sz="4" w:space="0" w:color="auto"/>
            </w:tcBorders>
            <w:vAlign w:val="center"/>
          </w:tcPr>
          <w:p w14:paraId="08B260A2" w14:textId="77777777" w:rsidR="009474CC" w:rsidRPr="006E45AB" w:rsidRDefault="009474CC" w:rsidP="009474CC">
            <w:pPr>
              <w:jc w:val="center"/>
              <w:rPr>
                <w:color w:val="000000"/>
              </w:rPr>
            </w:pPr>
            <w:r w:rsidRPr="006E45AB">
              <w:rPr>
                <w:color w:val="000000"/>
              </w:rPr>
              <w:t>(1.593)</w:t>
            </w:r>
          </w:p>
        </w:tc>
        <w:tc>
          <w:tcPr>
            <w:tcW w:w="1372" w:type="dxa"/>
            <w:tcBorders>
              <w:bottom w:val="single" w:sz="4" w:space="0" w:color="auto"/>
            </w:tcBorders>
            <w:vAlign w:val="center"/>
          </w:tcPr>
          <w:p w14:paraId="3E31E8B7" w14:textId="77777777" w:rsidR="009474CC" w:rsidRPr="006E45AB" w:rsidRDefault="009474CC" w:rsidP="009474CC">
            <w:pPr>
              <w:jc w:val="center"/>
              <w:rPr>
                <w:color w:val="000000"/>
              </w:rPr>
            </w:pPr>
            <w:r w:rsidRPr="006E45AB">
              <w:rPr>
                <w:color w:val="000000"/>
              </w:rPr>
              <w:t>(0.866)</w:t>
            </w:r>
          </w:p>
        </w:tc>
      </w:tr>
      <w:tr w:rsidR="009474CC" w:rsidRPr="006E45AB" w14:paraId="4028B388" w14:textId="77777777" w:rsidTr="009474CC">
        <w:tc>
          <w:tcPr>
            <w:tcW w:w="3865" w:type="dxa"/>
            <w:tcBorders>
              <w:top w:val="single" w:sz="4" w:space="0" w:color="auto"/>
            </w:tcBorders>
            <w:vAlign w:val="center"/>
          </w:tcPr>
          <w:p w14:paraId="36A467D6" w14:textId="77777777" w:rsidR="009474CC" w:rsidRPr="006E45AB" w:rsidRDefault="009474CC" w:rsidP="009474CC">
            <w:pPr>
              <w:rPr>
                <w:color w:val="000000"/>
              </w:rPr>
            </w:pPr>
            <w:r w:rsidRPr="006E45AB">
              <w:rPr>
                <w:color w:val="000000"/>
              </w:rPr>
              <w:t>Observations</w:t>
            </w:r>
          </w:p>
        </w:tc>
        <w:tc>
          <w:tcPr>
            <w:tcW w:w="1371" w:type="dxa"/>
            <w:tcBorders>
              <w:top w:val="single" w:sz="4" w:space="0" w:color="auto"/>
            </w:tcBorders>
            <w:vAlign w:val="center"/>
          </w:tcPr>
          <w:p w14:paraId="5C30462C" w14:textId="77777777" w:rsidR="009474CC" w:rsidRPr="006E45AB" w:rsidRDefault="009474CC" w:rsidP="009474CC">
            <w:pPr>
              <w:jc w:val="center"/>
              <w:rPr>
                <w:color w:val="000000"/>
              </w:rPr>
            </w:pPr>
            <w:r w:rsidRPr="006E45AB">
              <w:rPr>
                <w:color w:val="000000"/>
              </w:rPr>
              <w:t>453</w:t>
            </w:r>
          </w:p>
        </w:tc>
        <w:tc>
          <w:tcPr>
            <w:tcW w:w="1371" w:type="dxa"/>
            <w:tcBorders>
              <w:top w:val="single" w:sz="4" w:space="0" w:color="auto"/>
            </w:tcBorders>
            <w:vAlign w:val="center"/>
          </w:tcPr>
          <w:p w14:paraId="4300E020" w14:textId="77777777" w:rsidR="009474CC" w:rsidRPr="006E45AB" w:rsidRDefault="009474CC" w:rsidP="009474CC">
            <w:pPr>
              <w:jc w:val="center"/>
              <w:rPr>
                <w:color w:val="000000"/>
              </w:rPr>
            </w:pPr>
            <w:r w:rsidRPr="006E45AB">
              <w:rPr>
                <w:color w:val="000000"/>
              </w:rPr>
              <w:t>453</w:t>
            </w:r>
          </w:p>
        </w:tc>
        <w:tc>
          <w:tcPr>
            <w:tcW w:w="1371" w:type="dxa"/>
            <w:tcBorders>
              <w:top w:val="single" w:sz="4" w:space="0" w:color="auto"/>
            </w:tcBorders>
            <w:vAlign w:val="center"/>
          </w:tcPr>
          <w:p w14:paraId="13A2F2CF" w14:textId="77777777" w:rsidR="009474CC" w:rsidRPr="006E45AB" w:rsidRDefault="009474CC" w:rsidP="009474CC">
            <w:pPr>
              <w:jc w:val="center"/>
              <w:rPr>
                <w:color w:val="000000"/>
              </w:rPr>
            </w:pPr>
            <w:r w:rsidRPr="006E45AB">
              <w:rPr>
                <w:color w:val="000000"/>
              </w:rPr>
              <w:t>453</w:t>
            </w:r>
          </w:p>
        </w:tc>
        <w:tc>
          <w:tcPr>
            <w:tcW w:w="1372" w:type="dxa"/>
            <w:tcBorders>
              <w:top w:val="single" w:sz="4" w:space="0" w:color="auto"/>
            </w:tcBorders>
            <w:vAlign w:val="center"/>
          </w:tcPr>
          <w:p w14:paraId="6D49B81A" w14:textId="77777777" w:rsidR="009474CC" w:rsidRPr="006E45AB" w:rsidRDefault="009474CC" w:rsidP="009474CC">
            <w:pPr>
              <w:jc w:val="center"/>
              <w:rPr>
                <w:color w:val="000000"/>
              </w:rPr>
            </w:pPr>
            <w:r w:rsidRPr="006E45AB">
              <w:rPr>
                <w:color w:val="000000"/>
              </w:rPr>
              <w:t>453</w:t>
            </w:r>
          </w:p>
        </w:tc>
      </w:tr>
      <w:tr w:rsidR="009474CC" w:rsidRPr="006E45AB" w14:paraId="77C9B915" w14:textId="77777777" w:rsidTr="009474CC">
        <w:tc>
          <w:tcPr>
            <w:tcW w:w="3865" w:type="dxa"/>
            <w:vAlign w:val="center"/>
          </w:tcPr>
          <w:p w14:paraId="747C4C6F" w14:textId="77777777" w:rsidR="009474CC" w:rsidRPr="006E45AB" w:rsidRDefault="009474CC" w:rsidP="009474CC">
            <w:pPr>
              <w:rPr>
                <w:color w:val="000000"/>
              </w:rPr>
            </w:pPr>
            <w:r w:rsidRPr="006E45AB">
              <w:rPr>
                <w:color w:val="000000"/>
              </w:rPr>
              <w:lastRenderedPageBreak/>
              <w:t>Occupation FE</w:t>
            </w:r>
          </w:p>
        </w:tc>
        <w:tc>
          <w:tcPr>
            <w:tcW w:w="1371" w:type="dxa"/>
            <w:vAlign w:val="center"/>
          </w:tcPr>
          <w:p w14:paraId="5F8D2AF8" w14:textId="77777777" w:rsidR="009474CC" w:rsidRPr="006E45AB" w:rsidRDefault="009474CC" w:rsidP="009474CC">
            <w:pPr>
              <w:jc w:val="center"/>
              <w:rPr>
                <w:color w:val="000000"/>
              </w:rPr>
            </w:pPr>
          </w:p>
        </w:tc>
        <w:tc>
          <w:tcPr>
            <w:tcW w:w="1371" w:type="dxa"/>
            <w:vAlign w:val="center"/>
          </w:tcPr>
          <w:p w14:paraId="45B6549E" w14:textId="77777777" w:rsidR="009474CC" w:rsidRPr="006E45AB" w:rsidRDefault="009474CC" w:rsidP="009474CC">
            <w:pPr>
              <w:jc w:val="center"/>
              <w:rPr>
                <w:color w:val="000000"/>
              </w:rPr>
            </w:pPr>
            <w:r w:rsidRPr="006E45AB">
              <w:rPr>
                <w:color w:val="000000"/>
              </w:rPr>
              <w:t>Y</w:t>
            </w:r>
          </w:p>
        </w:tc>
        <w:tc>
          <w:tcPr>
            <w:tcW w:w="1371" w:type="dxa"/>
            <w:vAlign w:val="center"/>
          </w:tcPr>
          <w:p w14:paraId="7ED91A25" w14:textId="77777777" w:rsidR="009474CC" w:rsidRPr="006E45AB" w:rsidRDefault="009474CC" w:rsidP="009474CC">
            <w:pPr>
              <w:jc w:val="center"/>
              <w:rPr>
                <w:color w:val="000000"/>
              </w:rPr>
            </w:pPr>
          </w:p>
        </w:tc>
        <w:tc>
          <w:tcPr>
            <w:tcW w:w="1372" w:type="dxa"/>
            <w:vAlign w:val="center"/>
          </w:tcPr>
          <w:p w14:paraId="69CCFB18" w14:textId="77777777" w:rsidR="009474CC" w:rsidRPr="006E45AB" w:rsidRDefault="009474CC" w:rsidP="009474CC">
            <w:pPr>
              <w:jc w:val="center"/>
              <w:rPr>
                <w:color w:val="000000"/>
              </w:rPr>
            </w:pPr>
            <w:r w:rsidRPr="006E45AB">
              <w:rPr>
                <w:color w:val="000000"/>
              </w:rPr>
              <w:t>Y</w:t>
            </w:r>
          </w:p>
        </w:tc>
      </w:tr>
      <w:tr w:rsidR="009474CC" w:rsidRPr="006E45AB" w14:paraId="0C86AFB7" w14:textId="77777777" w:rsidTr="009474CC">
        <w:tc>
          <w:tcPr>
            <w:tcW w:w="3865" w:type="dxa"/>
            <w:vAlign w:val="center"/>
          </w:tcPr>
          <w:p w14:paraId="10CE5404" w14:textId="77777777" w:rsidR="009474CC" w:rsidRPr="006E45AB" w:rsidRDefault="009474CC" w:rsidP="009474CC">
            <w:pPr>
              <w:rPr>
                <w:color w:val="000000"/>
              </w:rPr>
            </w:pPr>
            <w:r w:rsidRPr="006E45AB">
              <w:rPr>
                <w:color w:val="000000"/>
              </w:rPr>
              <w:t>Year FE</w:t>
            </w:r>
          </w:p>
        </w:tc>
        <w:tc>
          <w:tcPr>
            <w:tcW w:w="1371" w:type="dxa"/>
            <w:vAlign w:val="center"/>
          </w:tcPr>
          <w:p w14:paraId="5679DAD1" w14:textId="77777777" w:rsidR="009474CC" w:rsidRPr="006E45AB" w:rsidRDefault="009474CC" w:rsidP="009474CC">
            <w:pPr>
              <w:jc w:val="center"/>
              <w:rPr>
                <w:color w:val="000000"/>
              </w:rPr>
            </w:pPr>
          </w:p>
        </w:tc>
        <w:tc>
          <w:tcPr>
            <w:tcW w:w="1371" w:type="dxa"/>
            <w:vAlign w:val="center"/>
          </w:tcPr>
          <w:p w14:paraId="1BCC7B10" w14:textId="77777777" w:rsidR="009474CC" w:rsidRPr="006E45AB" w:rsidRDefault="009474CC" w:rsidP="009474CC">
            <w:pPr>
              <w:jc w:val="center"/>
              <w:rPr>
                <w:color w:val="000000"/>
              </w:rPr>
            </w:pPr>
          </w:p>
        </w:tc>
        <w:tc>
          <w:tcPr>
            <w:tcW w:w="1371" w:type="dxa"/>
            <w:vAlign w:val="center"/>
          </w:tcPr>
          <w:p w14:paraId="0E99E750" w14:textId="77777777" w:rsidR="009474CC" w:rsidRPr="006E45AB" w:rsidRDefault="009474CC" w:rsidP="009474CC">
            <w:pPr>
              <w:jc w:val="center"/>
              <w:rPr>
                <w:color w:val="000000"/>
              </w:rPr>
            </w:pPr>
            <w:r w:rsidRPr="006E45AB">
              <w:rPr>
                <w:color w:val="000000"/>
              </w:rPr>
              <w:t>Y</w:t>
            </w:r>
          </w:p>
        </w:tc>
        <w:tc>
          <w:tcPr>
            <w:tcW w:w="1372" w:type="dxa"/>
            <w:vAlign w:val="center"/>
          </w:tcPr>
          <w:p w14:paraId="414B9B04" w14:textId="77777777" w:rsidR="009474CC" w:rsidRPr="006E45AB" w:rsidRDefault="009474CC" w:rsidP="009474CC">
            <w:pPr>
              <w:jc w:val="center"/>
              <w:rPr>
                <w:color w:val="000000"/>
              </w:rPr>
            </w:pPr>
            <w:r w:rsidRPr="006E45AB">
              <w:rPr>
                <w:color w:val="000000"/>
              </w:rPr>
              <w:t>Y</w:t>
            </w:r>
          </w:p>
        </w:tc>
      </w:tr>
      <w:tr w:rsidR="009474CC" w:rsidRPr="006E45AB" w14:paraId="5BB5CB43" w14:textId="77777777" w:rsidTr="009474CC">
        <w:tc>
          <w:tcPr>
            <w:tcW w:w="3865" w:type="dxa"/>
            <w:tcBorders>
              <w:bottom w:val="single" w:sz="4" w:space="0" w:color="auto"/>
            </w:tcBorders>
            <w:vAlign w:val="center"/>
          </w:tcPr>
          <w:p w14:paraId="260FA8FE" w14:textId="77777777" w:rsidR="009474CC" w:rsidRPr="006E45AB" w:rsidRDefault="009474CC" w:rsidP="009474CC">
            <w:pPr>
              <w:rPr>
                <w:color w:val="000000"/>
              </w:rPr>
            </w:pPr>
            <w:r w:rsidRPr="006E45AB">
              <w:rPr>
                <w:color w:val="000000"/>
              </w:rPr>
              <w:t xml:space="preserve">Adjusted </w:t>
            </w:r>
            <w:r w:rsidRPr="006E45AB">
              <w:rPr>
                <w:i/>
                <w:iCs/>
                <w:color w:val="000000"/>
              </w:rPr>
              <w:t>R</w:t>
            </w:r>
            <w:r w:rsidRPr="006E45AB">
              <w:rPr>
                <w:color w:val="000000"/>
                <w:sz w:val="14"/>
                <w:szCs w:val="14"/>
                <w:vertAlign w:val="superscript"/>
              </w:rPr>
              <w:t>2</w:t>
            </w:r>
          </w:p>
        </w:tc>
        <w:tc>
          <w:tcPr>
            <w:tcW w:w="1371" w:type="dxa"/>
            <w:tcBorders>
              <w:bottom w:val="single" w:sz="4" w:space="0" w:color="auto"/>
            </w:tcBorders>
            <w:vAlign w:val="center"/>
          </w:tcPr>
          <w:p w14:paraId="41D2E3E0" w14:textId="77777777" w:rsidR="009474CC" w:rsidRPr="006E45AB" w:rsidRDefault="009474CC" w:rsidP="009474CC">
            <w:pPr>
              <w:jc w:val="center"/>
              <w:rPr>
                <w:color w:val="000000"/>
              </w:rPr>
            </w:pPr>
            <w:r w:rsidRPr="006E45AB">
              <w:rPr>
                <w:color w:val="000000"/>
              </w:rPr>
              <w:t>0.767</w:t>
            </w:r>
          </w:p>
        </w:tc>
        <w:tc>
          <w:tcPr>
            <w:tcW w:w="1371" w:type="dxa"/>
            <w:tcBorders>
              <w:bottom w:val="single" w:sz="4" w:space="0" w:color="auto"/>
            </w:tcBorders>
            <w:vAlign w:val="center"/>
          </w:tcPr>
          <w:p w14:paraId="527CECC7" w14:textId="77777777" w:rsidR="009474CC" w:rsidRPr="006E45AB" w:rsidRDefault="009474CC" w:rsidP="009474CC">
            <w:pPr>
              <w:jc w:val="center"/>
              <w:rPr>
                <w:color w:val="000000"/>
              </w:rPr>
            </w:pPr>
            <w:r w:rsidRPr="006E45AB">
              <w:rPr>
                <w:color w:val="000000"/>
              </w:rPr>
              <w:t>0.937</w:t>
            </w:r>
          </w:p>
        </w:tc>
        <w:tc>
          <w:tcPr>
            <w:tcW w:w="1371" w:type="dxa"/>
            <w:tcBorders>
              <w:bottom w:val="single" w:sz="4" w:space="0" w:color="auto"/>
            </w:tcBorders>
            <w:vAlign w:val="center"/>
          </w:tcPr>
          <w:p w14:paraId="1D94776B" w14:textId="77777777" w:rsidR="009474CC" w:rsidRPr="006E45AB" w:rsidRDefault="009474CC" w:rsidP="009474CC">
            <w:pPr>
              <w:jc w:val="center"/>
              <w:rPr>
                <w:color w:val="000000"/>
              </w:rPr>
            </w:pPr>
            <w:r w:rsidRPr="006E45AB">
              <w:rPr>
                <w:color w:val="000000"/>
              </w:rPr>
              <w:t>0.779</w:t>
            </w:r>
          </w:p>
        </w:tc>
        <w:tc>
          <w:tcPr>
            <w:tcW w:w="1372" w:type="dxa"/>
            <w:vAlign w:val="center"/>
          </w:tcPr>
          <w:p w14:paraId="63B617A4" w14:textId="77777777" w:rsidR="009474CC" w:rsidRPr="006E45AB" w:rsidRDefault="009474CC" w:rsidP="009474CC">
            <w:pPr>
              <w:jc w:val="center"/>
              <w:rPr>
                <w:color w:val="000000"/>
              </w:rPr>
            </w:pPr>
            <w:r w:rsidRPr="006E45AB">
              <w:rPr>
                <w:color w:val="000000"/>
              </w:rPr>
              <w:t>0.941</w:t>
            </w:r>
          </w:p>
        </w:tc>
      </w:tr>
      <w:tr w:rsidR="009474CC" w:rsidRPr="006E45AB" w14:paraId="6A1FF313" w14:textId="77777777" w:rsidTr="009474CC">
        <w:tc>
          <w:tcPr>
            <w:tcW w:w="9350" w:type="dxa"/>
            <w:gridSpan w:val="5"/>
            <w:tcBorders>
              <w:top w:val="single" w:sz="4" w:space="0" w:color="auto"/>
            </w:tcBorders>
          </w:tcPr>
          <w:p w14:paraId="09CE9FBC" w14:textId="2E6A2417" w:rsidR="009474CC" w:rsidRPr="006E45AB" w:rsidRDefault="009474CC" w:rsidP="009474CC">
            <w:r w:rsidRPr="006E45AB">
              <w:rPr>
                <w:i/>
                <w:iCs/>
                <w:color w:val="000000"/>
              </w:rPr>
              <w:t>Note:</w:t>
            </w:r>
            <w:r w:rsidRPr="006E45AB">
              <w:rPr>
                <w:color w:val="000000"/>
              </w:rPr>
              <w:t xml:space="preserve"> Units of analysis are occupation/years for detailed PM occupations in each of 1980, 1990, 2000, 2010, and 2019. Regressions weight the occupation/year units by their siz</w:t>
            </w:r>
            <w:r>
              <w:rPr>
                <w:rFonts w:hint="eastAsia"/>
                <w:color w:val="000000"/>
              </w:rPr>
              <w:t>e</w:t>
            </w:r>
            <w:r w:rsidRPr="006E45AB">
              <w:rPr>
                <w:color w:val="000000"/>
              </w:rPr>
              <w:t>. Coefficients exclude those for industry dummies.</w:t>
            </w:r>
            <w:r>
              <w:rPr>
                <w:color w:val="000000"/>
              </w:rPr>
              <w:t xml:space="preserve"> </w:t>
            </w:r>
            <w:r w:rsidRPr="006E45AB">
              <w:rPr>
                <w:color w:val="000000"/>
                <w:vertAlign w:val="superscript"/>
              </w:rPr>
              <w:t>*</w:t>
            </w:r>
            <w:r w:rsidRPr="006E45AB">
              <w:rPr>
                <w:i/>
                <w:iCs/>
                <w:color w:val="000000"/>
              </w:rPr>
              <w:t>p&lt;</w:t>
            </w:r>
            <w:r w:rsidRPr="006E45AB">
              <w:rPr>
                <w:color w:val="000000"/>
              </w:rPr>
              <w:t xml:space="preserve">0.5; </w:t>
            </w:r>
            <w:r w:rsidRPr="006E45AB">
              <w:rPr>
                <w:color w:val="000000"/>
                <w:vertAlign w:val="superscript"/>
              </w:rPr>
              <w:t>**</w:t>
            </w:r>
            <w:r w:rsidRPr="006E45AB">
              <w:rPr>
                <w:i/>
                <w:iCs/>
                <w:color w:val="000000"/>
              </w:rPr>
              <w:t>p</w:t>
            </w:r>
            <w:r w:rsidRPr="006E45AB">
              <w:rPr>
                <w:color w:val="000000"/>
              </w:rPr>
              <w:t xml:space="preserve">&lt;0.01; </w:t>
            </w:r>
            <w:r w:rsidRPr="006E45AB">
              <w:rPr>
                <w:color w:val="000000"/>
                <w:vertAlign w:val="superscript"/>
              </w:rPr>
              <w:t>***</w:t>
            </w:r>
            <w:r w:rsidRPr="006E45AB">
              <w:rPr>
                <w:i/>
                <w:iCs/>
                <w:color w:val="000000"/>
              </w:rPr>
              <w:t>p</w:t>
            </w:r>
            <w:r w:rsidRPr="006E45AB">
              <w:rPr>
                <w:color w:val="000000"/>
              </w:rPr>
              <w:t>&lt;0.001</w:t>
            </w:r>
          </w:p>
          <w:tbl>
            <w:tblPr>
              <w:tblStyle w:val="TableGrid"/>
              <w:tblpPr w:leftFromText="180" w:rightFromText="180" w:vertAnchor="text" w:horzAnchor="margin"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33"/>
              <w:gridCol w:w="1350"/>
              <w:gridCol w:w="1350"/>
              <w:gridCol w:w="1350"/>
              <w:gridCol w:w="1351"/>
            </w:tblGrid>
            <w:tr w:rsidR="009474CC" w:rsidRPr="006E45AB" w14:paraId="0E585C85" w14:textId="77777777" w:rsidTr="009474CC">
              <w:tc>
                <w:tcPr>
                  <w:tcW w:w="9134" w:type="dxa"/>
                  <w:gridSpan w:val="5"/>
                  <w:tcBorders>
                    <w:bottom w:val="single" w:sz="4" w:space="0" w:color="auto"/>
                  </w:tcBorders>
                </w:tcPr>
                <w:p w14:paraId="722847D3" w14:textId="77777777" w:rsidR="009474CC" w:rsidRPr="00BD0EFF" w:rsidRDefault="009474CC" w:rsidP="009474CC">
                  <w:pPr>
                    <w:jc w:val="center"/>
                  </w:pPr>
                  <w:r w:rsidRPr="00BD0EFF">
                    <w:rPr>
                      <w:color w:val="000000"/>
                    </w:rPr>
                    <w:t>Table A12: Two-Way Fixed-Effects Model Estimates of the Association between Education and Mean Ln Hourly Wages, Detailed Occupations (all occupations), 1980-2019</w:t>
                  </w:r>
                </w:p>
              </w:tc>
            </w:tr>
            <w:tr w:rsidR="009474CC" w:rsidRPr="006E45AB" w14:paraId="01706817" w14:textId="77777777" w:rsidTr="009474CC">
              <w:tc>
                <w:tcPr>
                  <w:tcW w:w="3733" w:type="dxa"/>
                  <w:tcBorders>
                    <w:top w:val="single" w:sz="4" w:space="0" w:color="auto"/>
                    <w:bottom w:val="single" w:sz="4" w:space="0" w:color="auto"/>
                  </w:tcBorders>
                </w:tcPr>
                <w:p w14:paraId="6EE21F53" w14:textId="77777777" w:rsidR="009474CC" w:rsidRPr="006E45AB" w:rsidRDefault="009474CC" w:rsidP="009474CC"/>
              </w:tc>
              <w:tc>
                <w:tcPr>
                  <w:tcW w:w="5401" w:type="dxa"/>
                  <w:gridSpan w:val="4"/>
                  <w:tcBorders>
                    <w:top w:val="single" w:sz="4" w:space="0" w:color="auto"/>
                    <w:bottom w:val="single" w:sz="4" w:space="0" w:color="auto"/>
                  </w:tcBorders>
                  <w:vAlign w:val="center"/>
                </w:tcPr>
                <w:p w14:paraId="57520AAD" w14:textId="496046AB" w:rsidR="009474CC" w:rsidRPr="006E45AB" w:rsidRDefault="009474CC" w:rsidP="009474CC">
                  <w:pPr>
                    <w:jc w:val="center"/>
                  </w:pPr>
                  <w:r w:rsidRPr="006E45AB">
                    <w:rPr>
                      <w:i/>
                      <w:iCs/>
                      <w:color w:val="000000"/>
                    </w:rPr>
                    <w:t>Dependent variable:</w:t>
                  </w:r>
                  <w:r>
                    <w:rPr>
                      <w:i/>
                      <w:iCs/>
                      <w:color w:val="000000"/>
                    </w:rPr>
                    <w:t xml:space="preserve"> </w:t>
                  </w:r>
                  <w:r w:rsidRPr="006E45AB">
                    <w:rPr>
                      <w:i/>
                      <w:iCs/>
                      <w:color w:val="000000"/>
                    </w:rPr>
                    <w:t>Mean of Ln Hourly Wage</w:t>
                  </w:r>
                </w:p>
              </w:tc>
            </w:tr>
            <w:tr w:rsidR="009474CC" w:rsidRPr="006E45AB" w14:paraId="68422F38" w14:textId="77777777" w:rsidTr="009474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733" w:type="dxa"/>
                  <w:tcBorders>
                    <w:top w:val="single" w:sz="4" w:space="0" w:color="auto"/>
                    <w:left w:val="nil"/>
                    <w:bottom w:val="nil"/>
                    <w:right w:val="nil"/>
                  </w:tcBorders>
                  <w:vAlign w:val="center"/>
                </w:tcPr>
                <w:p w14:paraId="5055FAA5" w14:textId="77777777" w:rsidR="009474CC" w:rsidRPr="006E45AB" w:rsidRDefault="009474CC" w:rsidP="009474CC">
                  <w:r w:rsidRPr="006E45AB">
                    <w:rPr>
                      <w:color w:val="000000"/>
                    </w:rPr>
                    <w:t>Proportion graduate</w:t>
                  </w:r>
                </w:p>
              </w:tc>
              <w:tc>
                <w:tcPr>
                  <w:tcW w:w="1350" w:type="dxa"/>
                  <w:tcBorders>
                    <w:top w:val="single" w:sz="4" w:space="0" w:color="auto"/>
                    <w:left w:val="nil"/>
                    <w:bottom w:val="nil"/>
                    <w:right w:val="nil"/>
                  </w:tcBorders>
                  <w:vAlign w:val="bottom"/>
                </w:tcPr>
                <w:p w14:paraId="0D7D5FF1" w14:textId="77777777" w:rsidR="009474CC" w:rsidRPr="00BD0EFF" w:rsidRDefault="009474CC" w:rsidP="009474CC">
                  <w:pPr>
                    <w:jc w:val="center"/>
                  </w:pPr>
                  <w:r w:rsidRPr="00BD0EFF">
                    <w:rPr>
                      <w:color w:val="000000"/>
                    </w:rPr>
                    <w:t>0.811</w:t>
                  </w:r>
                  <w:r w:rsidRPr="00BD0EFF">
                    <w:rPr>
                      <w:color w:val="000000"/>
                      <w:vertAlign w:val="superscript"/>
                    </w:rPr>
                    <w:t>***</w:t>
                  </w:r>
                </w:p>
              </w:tc>
              <w:tc>
                <w:tcPr>
                  <w:tcW w:w="1350" w:type="dxa"/>
                  <w:tcBorders>
                    <w:top w:val="single" w:sz="4" w:space="0" w:color="auto"/>
                    <w:left w:val="nil"/>
                    <w:bottom w:val="nil"/>
                    <w:right w:val="nil"/>
                  </w:tcBorders>
                  <w:vAlign w:val="bottom"/>
                </w:tcPr>
                <w:p w14:paraId="1DD650E2" w14:textId="77777777" w:rsidR="009474CC" w:rsidRPr="00BD0EFF" w:rsidRDefault="009474CC" w:rsidP="009474CC">
                  <w:pPr>
                    <w:jc w:val="center"/>
                  </w:pPr>
                  <w:r w:rsidRPr="00BD0EFF">
                    <w:rPr>
                      <w:color w:val="000000"/>
                    </w:rPr>
                    <w:t>1.233</w:t>
                  </w:r>
                  <w:r w:rsidRPr="00BD0EFF">
                    <w:rPr>
                      <w:color w:val="000000"/>
                      <w:vertAlign w:val="superscript"/>
                    </w:rPr>
                    <w:t>***</w:t>
                  </w:r>
                </w:p>
              </w:tc>
              <w:tc>
                <w:tcPr>
                  <w:tcW w:w="1350" w:type="dxa"/>
                  <w:tcBorders>
                    <w:top w:val="single" w:sz="4" w:space="0" w:color="auto"/>
                    <w:left w:val="nil"/>
                    <w:bottom w:val="nil"/>
                    <w:right w:val="nil"/>
                  </w:tcBorders>
                  <w:vAlign w:val="bottom"/>
                </w:tcPr>
                <w:p w14:paraId="41E9A7A6" w14:textId="77777777" w:rsidR="009474CC" w:rsidRPr="00BD0EFF" w:rsidRDefault="009474CC" w:rsidP="009474CC">
                  <w:pPr>
                    <w:jc w:val="center"/>
                  </w:pPr>
                  <w:r w:rsidRPr="00BD0EFF">
                    <w:rPr>
                      <w:color w:val="000000"/>
                    </w:rPr>
                    <w:t>0.783</w:t>
                  </w:r>
                  <w:r w:rsidRPr="00BD0EFF">
                    <w:rPr>
                      <w:color w:val="000000"/>
                      <w:vertAlign w:val="superscript"/>
                    </w:rPr>
                    <w:t>***</w:t>
                  </w:r>
                </w:p>
              </w:tc>
              <w:tc>
                <w:tcPr>
                  <w:tcW w:w="1351" w:type="dxa"/>
                  <w:tcBorders>
                    <w:top w:val="single" w:sz="4" w:space="0" w:color="auto"/>
                    <w:left w:val="nil"/>
                    <w:bottom w:val="nil"/>
                    <w:right w:val="nil"/>
                  </w:tcBorders>
                  <w:vAlign w:val="bottom"/>
                </w:tcPr>
                <w:p w14:paraId="3BD151F6" w14:textId="77777777" w:rsidR="009474CC" w:rsidRPr="00BD0EFF" w:rsidRDefault="009474CC" w:rsidP="009474CC">
                  <w:pPr>
                    <w:jc w:val="center"/>
                  </w:pPr>
                  <w:r w:rsidRPr="00BD0EFF">
                    <w:rPr>
                      <w:color w:val="000000"/>
                    </w:rPr>
                    <w:t>1.146</w:t>
                  </w:r>
                  <w:r w:rsidRPr="00BD0EFF">
                    <w:rPr>
                      <w:color w:val="000000"/>
                      <w:vertAlign w:val="superscript"/>
                    </w:rPr>
                    <w:t>***</w:t>
                  </w:r>
                </w:p>
              </w:tc>
            </w:tr>
            <w:tr w:rsidR="009474CC" w:rsidRPr="006E45AB" w14:paraId="5026F820" w14:textId="77777777" w:rsidTr="009474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733" w:type="dxa"/>
                  <w:tcBorders>
                    <w:top w:val="nil"/>
                    <w:left w:val="nil"/>
                    <w:bottom w:val="nil"/>
                    <w:right w:val="nil"/>
                  </w:tcBorders>
                  <w:vAlign w:val="center"/>
                </w:tcPr>
                <w:p w14:paraId="4E1A63EA" w14:textId="77777777" w:rsidR="009474CC" w:rsidRPr="006E45AB" w:rsidRDefault="009474CC" w:rsidP="009474CC"/>
              </w:tc>
              <w:tc>
                <w:tcPr>
                  <w:tcW w:w="1350" w:type="dxa"/>
                  <w:tcBorders>
                    <w:top w:val="nil"/>
                    <w:left w:val="nil"/>
                    <w:bottom w:val="nil"/>
                    <w:right w:val="nil"/>
                  </w:tcBorders>
                  <w:vAlign w:val="bottom"/>
                </w:tcPr>
                <w:p w14:paraId="6577E96A" w14:textId="77777777" w:rsidR="009474CC" w:rsidRPr="00BD0EFF" w:rsidRDefault="009474CC" w:rsidP="009474CC">
                  <w:pPr>
                    <w:jc w:val="center"/>
                  </w:pPr>
                  <w:r w:rsidRPr="00BD0EFF">
                    <w:rPr>
                      <w:color w:val="000000"/>
                    </w:rPr>
                    <w:t>(0.065)</w:t>
                  </w:r>
                </w:p>
              </w:tc>
              <w:tc>
                <w:tcPr>
                  <w:tcW w:w="1350" w:type="dxa"/>
                  <w:tcBorders>
                    <w:top w:val="nil"/>
                    <w:left w:val="nil"/>
                    <w:bottom w:val="nil"/>
                    <w:right w:val="nil"/>
                  </w:tcBorders>
                  <w:vAlign w:val="bottom"/>
                </w:tcPr>
                <w:p w14:paraId="44426671" w14:textId="77777777" w:rsidR="009474CC" w:rsidRPr="00BD0EFF" w:rsidRDefault="009474CC" w:rsidP="009474CC">
                  <w:pPr>
                    <w:jc w:val="center"/>
                  </w:pPr>
                  <w:r w:rsidRPr="00BD0EFF">
                    <w:rPr>
                      <w:color w:val="000000"/>
                    </w:rPr>
                    <w:t>(0.084)</w:t>
                  </w:r>
                </w:p>
              </w:tc>
              <w:tc>
                <w:tcPr>
                  <w:tcW w:w="1350" w:type="dxa"/>
                  <w:tcBorders>
                    <w:top w:val="nil"/>
                    <w:left w:val="nil"/>
                    <w:bottom w:val="nil"/>
                    <w:right w:val="nil"/>
                  </w:tcBorders>
                  <w:vAlign w:val="bottom"/>
                </w:tcPr>
                <w:p w14:paraId="4260DC36" w14:textId="77777777" w:rsidR="009474CC" w:rsidRPr="00BD0EFF" w:rsidRDefault="009474CC" w:rsidP="009474CC">
                  <w:pPr>
                    <w:jc w:val="center"/>
                  </w:pPr>
                  <w:r w:rsidRPr="00BD0EFF">
                    <w:rPr>
                      <w:color w:val="000000"/>
                    </w:rPr>
                    <w:t>(0.067)</w:t>
                  </w:r>
                </w:p>
              </w:tc>
              <w:tc>
                <w:tcPr>
                  <w:tcW w:w="1351" w:type="dxa"/>
                  <w:tcBorders>
                    <w:top w:val="nil"/>
                    <w:left w:val="nil"/>
                    <w:bottom w:val="nil"/>
                    <w:right w:val="nil"/>
                  </w:tcBorders>
                  <w:vAlign w:val="bottom"/>
                </w:tcPr>
                <w:p w14:paraId="18ECD152" w14:textId="77777777" w:rsidR="009474CC" w:rsidRPr="00BD0EFF" w:rsidRDefault="009474CC" w:rsidP="009474CC">
                  <w:pPr>
                    <w:jc w:val="center"/>
                  </w:pPr>
                  <w:r w:rsidRPr="00BD0EFF">
                    <w:rPr>
                      <w:color w:val="000000"/>
                    </w:rPr>
                    <w:t>(0.089)</w:t>
                  </w:r>
                </w:p>
              </w:tc>
            </w:tr>
            <w:tr w:rsidR="009474CC" w:rsidRPr="006E45AB" w14:paraId="33BDE1C4" w14:textId="77777777" w:rsidTr="009474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733" w:type="dxa"/>
                  <w:tcBorders>
                    <w:top w:val="nil"/>
                    <w:left w:val="nil"/>
                    <w:bottom w:val="nil"/>
                    <w:right w:val="nil"/>
                  </w:tcBorders>
                  <w:vAlign w:val="center"/>
                </w:tcPr>
                <w:p w14:paraId="0209CC74" w14:textId="77777777" w:rsidR="009474CC" w:rsidRPr="006E45AB" w:rsidRDefault="009474CC" w:rsidP="009474CC">
                  <w:r w:rsidRPr="006E45AB">
                    <w:rPr>
                      <w:color w:val="000000"/>
                    </w:rPr>
                    <w:t>Proportion BA/BS</w:t>
                  </w:r>
                </w:p>
              </w:tc>
              <w:tc>
                <w:tcPr>
                  <w:tcW w:w="1350" w:type="dxa"/>
                  <w:tcBorders>
                    <w:top w:val="nil"/>
                    <w:left w:val="nil"/>
                    <w:bottom w:val="nil"/>
                    <w:right w:val="nil"/>
                  </w:tcBorders>
                  <w:vAlign w:val="bottom"/>
                </w:tcPr>
                <w:p w14:paraId="4CF53609" w14:textId="77777777" w:rsidR="009474CC" w:rsidRPr="00BD0EFF" w:rsidRDefault="009474CC" w:rsidP="009474CC">
                  <w:pPr>
                    <w:jc w:val="center"/>
                  </w:pPr>
                  <w:r w:rsidRPr="00BD0EFF">
                    <w:rPr>
                      <w:color w:val="000000"/>
                    </w:rPr>
                    <w:t>0.737</w:t>
                  </w:r>
                  <w:r w:rsidRPr="00BD0EFF">
                    <w:rPr>
                      <w:color w:val="000000"/>
                      <w:vertAlign w:val="superscript"/>
                    </w:rPr>
                    <w:t>***</w:t>
                  </w:r>
                </w:p>
              </w:tc>
              <w:tc>
                <w:tcPr>
                  <w:tcW w:w="1350" w:type="dxa"/>
                  <w:tcBorders>
                    <w:top w:val="nil"/>
                    <w:left w:val="nil"/>
                    <w:bottom w:val="nil"/>
                    <w:right w:val="nil"/>
                  </w:tcBorders>
                  <w:vAlign w:val="bottom"/>
                </w:tcPr>
                <w:p w14:paraId="7626E470" w14:textId="77777777" w:rsidR="009474CC" w:rsidRPr="00BD0EFF" w:rsidRDefault="009474CC" w:rsidP="009474CC">
                  <w:pPr>
                    <w:jc w:val="center"/>
                  </w:pPr>
                  <w:r w:rsidRPr="00BD0EFF">
                    <w:rPr>
                      <w:color w:val="000000"/>
                    </w:rPr>
                    <w:t>0.771</w:t>
                  </w:r>
                  <w:r w:rsidRPr="00BD0EFF">
                    <w:rPr>
                      <w:color w:val="000000"/>
                      <w:vertAlign w:val="superscript"/>
                    </w:rPr>
                    <w:t>***</w:t>
                  </w:r>
                </w:p>
              </w:tc>
              <w:tc>
                <w:tcPr>
                  <w:tcW w:w="1350" w:type="dxa"/>
                  <w:tcBorders>
                    <w:top w:val="nil"/>
                    <w:left w:val="nil"/>
                    <w:bottom w:val="nil"/>
                    <w:right w:val="nil"/>
                  </w:tcBorders>
                  <w:vAlign w:val="bottom"/>
                </w:tcPr>
                <w:p w14:paraId="4D16A67B" w14:textId="77777777" w:rsidR="009474CC" w:rsidRPr="00BD0EFF" w:rsidRDefault="009474CC" w:rsidP="009474CC">
                  <w:pPr>
                    <w:jc w:val="center"/>
                  </w:pPr>
                  <w:r w:rsidRPr="00BD0EFF">
                    <w:rPr>
                      <w:color w:val="000000"/>
                    </w:rPr>
                    <w:t>0.654</w:t>
                  </w:r>
                  <w:r w:rsidRPr="00BD0EFF">
                    <w:rPr>
                      <w:color w:val="000000"/>
                      <w:vertAlign w:val="superscript"/>
                    </w:rPr>
                    <w:t>***</w:t>
                  </w:r>
                </w:p>
              </w:tc>
              <w:tc>
                <w:tcPr>
                  <w:tcW w:w="1351" w:type="dxa"/>
                  <w:tcBorders>
                    <w:top w:val="nil"/>
                    <w:left w:val="nil"/>
                    <w:bottom w:val="nil"/>
                    <w:right w:val="nil"/>
                  </w:tcBorders>
                  <w:vAlign w:val="bottom"/>
                </w:tcPr>
                <w:p w14:paraId="78FD9805" w14:textId="77777777" w:rsidR="009474CC" w:rsidRPr="00BD0EFF" w:rsidRDefault="009474CC" w:rsidP="009474CC">
                  <w:pPr>
                    <w:jc w:val="center"/>
                  </w:pPr>
                  <w:r w:rsidRPr="00BD0EFF">
                    <w:rPr>
                      <w:color w:val="000000"/>
                    </w:rPr>
                    <w:t>0.690</w:t>
                  </w:r>
                  <w:r w:rsidRPr="00BD0EFF">
                    <w:rPr>
                      <w:color w:val="000000"/>
                      <w:vertAlign w:val="superscript"/>
                    </w:rPr>
                    <w:t>***</w:t>
                  </w:r>
                </w:p>
              </w:tc>
            </w:tr>
            <w:tr w:rsidR="009474CC" w:rsidRPr="006E45AB" w14:paraId="1D803270" w14:textId="77777777" w:rsidTr="009474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733" w:type="dxa"/>
                  <w:tcBorders>
                    <w:top w:val="nil"/>
                    <w:left w:val="nil"/>
                    <w:bottom w:val="nil"/>
                    <w:right w:val="nil"/>
                  </w:tcBorders>
                  <w:vAlign w:val="center"/>
                </w:tcPr>
                <w:p w14:paraId="168AF00D" w14:textId="77777777" w:rsidR="009474CC" w:rsidRPr="006E45AB" w:rsidRDefault="009474CC" w:rsidP="009474CC"/>
              </w:tc>
              <w:tc>
                <w:tcPr>
                  <w:tcW w:w="1350" w:type="dxa"/>
                  <w:tcBorders>
                    <w:top w:val="nil"/>
                    <w:left w:val="nil"/>
                    <w:bottom w:val="nil"/>
                    <w:right w:val="nil"/>
                  </w:tcBorders>
                  <w:vAlign w:val="bottom"/>
                </w:tcPr>
                <w:p w14:paraId="6B27E003" w14:textId="77777777" w:rsidR="009474CC" w:rsidRPr="00BD0EFF" w:rsidRDefault="009474CC" w:rsidP="009474CC">
                  <w:pPr>
                    <w:jc w:val="center"/>
                  </w:pPr>
                  <w:r w:rsidRPr="00BD0EFF">
                    <w:rPr>
                      <w:color w:val="000000"/>
                    </w:rPr>
                    <w:t>(0.050)</w:t>
                  </w:r>
                </w:p>
              </w:tc>
              <w:tc>
                <w:tcPr>
                  <w:tcW w:w="1350" w:type="dxa"/>
                  <w:tcBorders>
                    <w:top w:val="nil"/>
                    <w:left w:val="nil"/>
                    <w:bottom w:val="nil"/>
                    <w:right w:val="nil"/>
                  </w:tcBorders>
                  <w:vAlign w:val="bottom"/>
                </w:tcPr>
                <w:p w14:paraId="73C9C341" w14:textId="77777777" w:rsidR="009474CC" w:rsidRPr="00BD0EFF" w:rsidRDefault="009474CC" w:rsidP="009474CC">
                  <w:pPr>
                    <w:jc w:val="center"/>
                  </w:pPr>
                  <w:r w:rsidRPr="00BD0EFF">
                    <w:rPr>
                      <w:color w:val="000000"/>
                    </w:rPr>
                    <w:t>(0.076)</w:t>
                  </w:r>
                </w:p>
              </w:tc>
              <w:tc>
                <w:tcPr>
                  <w:tcW w:w="1350" w:type="dxa"/>
                  <w:tcBorders>
                    <w:top w:val="nil"/>
                    <w:left w:val="nil"/>
                    <w:bottom w:val="nil"/>
                    <w:right w:val="nil"/>
                  </w:tcBorders>
                  <w:vAlign w:val="bottom"/>
                </w:tcPr>
                <w:p w14:paraId="1E5491AC" w14:textId="77777777" w:rsidR="009474CC" w:rsidRPr="00BD0EFF" w:rsidRDefault="009474CC" w:rsidP="009474CC">
                  <w:pPr>
                    <w:jc w:val="center"/>
                  </w:pPr>
                  <w:r w:rsidRPr="00BD0EFF">
                    <w:rPr>
                      <w:color w:val="000000"/>
                    </w:rPr>
                    <w:t>(0.052)</w:t>
                  </w:r>
                </w:p>
              </w:tc>
              <w:tc>
                <w:tcPr>
                  <w:tcW w:w="1351" w:type="dxa"/>
                  <w:tcBorders>
                    <w:top w:val="nil"/>
                    <w:left w:val="nil"/>
                    <w:bottom w:val="nil"/>
                    <w:right w:val="nil"/>
                  </w:tcBorders>
                  <w:vAlign w:val="bottom"/>
                </w:tcPr>
                <w:p w14:paraId="2D652D1B" w14:textId="77777777" w:rsidR="009474CC" w:rsidRPr="00BD0EFF" w:rsidRDefault="009474CC" w:rsidP="009474CC">
                  <w:pPr>
                    <w:jc w:val="center"/>
                  </w:pPr>
                  <w:r w:rsidRPr="00BD0EFF">
                    <w:rPr>
                      <w:color w:val="000000"/>
                    </w:rPr>
                    <w:t>(0.078)</w:t>
                  </w:r>
                </w:p>
              </w:tc>
            </w:tr>
            <w:tr w:rsidR="009474CC" w:rsidRPr="006E45AB" w14:paraId="2490F70B" w14:textId="77777777" w:rsidTr="009474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733" w:type="dxa"/>
                  <w:tcBorders>
                    <w:top w:val="nil"/>
                    <w:left w:val="nil"/>
                    <w:bottom w:val="nil"/>
                    <w:right w:val="nil"/>
                  </w:tcBorders>
                  <w:vAlign w:val="center"/>
                </w:tcPr>
                <w:p w14:paraId="5A1BAD0E" w14:textId="77777777" w:rsidR="009474CC" w:rsidRPr="006E45AB" w:rsidRDefault="009474CC" w:rsidP="009474CC">
                  <w:r w:rsidRPr="006E45AB">
                    <w:rPr>
                      <w:color w:val="000000"/>
                    </w:rPr>
                    <w:t>Proportion Experience (0-15 years)</w:t>
                  </w:r>
                </w:p>
              </w:tc>
              <w:tc>
                <w:tcPr>
                  <w:tcW w:w="1350" w:type="dxa"/>
                  <w:tcBorders>
                    <w:top w:val="nil"/>
                    <w:left w:val="nil"/>
                    <w:bottom w:val="nil"/>
                    <w:right w:val="nil"/>
                  </w:tcBorders>
                  <w:vAlign w:val="bottom"/>
                </w:tcPr>
                <w:p w14:paraId="72CADF07" w14:textId="77777777" w:rsidR="009474CC" w:rsidRPr="00BD0EFF" w:rsidRDefault="009474CC" w:rsidP="009474CC">
                  <w:pPr>
                    <w:jc w:val="center"/>
                  </w:pPr>
                  <w:r w:rsidRPr="00BD0EFF">
                    <w:rPr>
                      <w:color w:val="000000"/>
                    </w:rPr>
                    <w:t>0.825</w:t>
                  </w:r>
                  <w:r w:rsidRPr="00BD0EFF">
                    <w:rPr>
                      <w:color w:val="000000"/>
                      <w:vertAlign w:val="superscript"/>
                    </w:rPr>
                    <w:t>***</w:t>
                  </w:r>
                </w:p>
              </w:tc>
              <w:tc>
                <w:tcPr>
                  <w:tcW w:w="1350" w:type="dxa"/>
                  <w:tcBorders>
                    <w:top w:val="nil"/>
                    <w:left w:val="nil"/>
                    <w:bottom w:val="nil"/>
                    <w:right w:val="nil"/>
                  </w:tcBorders>
                  <w:vAlign w:val="bottom"/>
                </w:tcPr>
                <w:p w14:paraId="6BDB13CA" w14:textId="77777777" w:rsidR="009474CC" w:rsidRPr="00BD0EFF" w:rsidRDefault="009474CC" w:rsidP="009474CC">
                  <w:pPr>
                    <w:jc w:val="center"/>
                  </w:pPr>
                  <w:r w:rsidRPr="00BD0EFF">
                    <w:rPr>
                      <w:color w:val="000000"/>
                    </w:rPr>
                    <w:t>0.405</w:t>
                  </w:r>
                  <w:r w:rsidRPr="00BD0EFF">
                    <w:rPr>
                      <w:color w:val="000000"/>
                      <w:vertAlign w:val="superscript"/>
                    </w:rPr>
                    <w:t>***</w:t>
                  </w:r>
                </w:p>
              </w:tc>
              <w:tc>
                <w:tcPr>
                  <w:tcW w:w="1350" w:type="dxa"/>
                  <w:tcBorders>
                    <w:top w:val="nil"/>
                    <w:left w:val="nil"/>
                    <w:bottom w:val="nil"/>
                    <w:right w:val="nil"/>
                  </w:tcBorders>
                  <w:vAlign w:val="bottom"/>
                </w:tcPr>
                <w:p w14:paraId="4E931D26" w14:textId="77777777" w:rsidR="009474CC" w:rsidRPr="00BD0EFF" w:rsidRDefault="009474CC" w:rsidP="009474CC">
                  <w:pPr>
                    <w:jc w:val="center"/>
                  </w:pPr>
                  <w:r w:rsidRPr="00BD0EFF">
                    <w:rPr>
                      <w:color w:val="000000"/>
                    </w:rPr>
                    <w:t>1.173</w:t>
                  </w:r>
                  <w:r w:rsidRPr="00BD0EFF">
                    <w:rPr>
                      <w:color w:val="000000"/>
                      <w:vertAlign w:val="superscript"/>
                    </w:rPr>
                    <w:t>***</w:t>
                  </w:r>
                </w:p>
              </w:tc>
              <w:tc>
                <w:tcPr>
                  <w:tcW w:w="1351" w:type="dxa"/>
                  <w:tcBorders>
                    <w:top w:val="nil"/>
                    <w:left w:val="nil"/>
                    <w:bottom w:val="nil"/>
                    <w:right w:val="nil"/>
                  </w:tcBorders>
                  <w:vAlign w:val="bottom"/>
                </w:tcPr>
                <w:p w14:paraId="7CD222E0" w14:textId="77777777" w:rsidR="009474CC" w:rsidRPr="00BD0EFF" w:rsidRDefault="009474CC" w:rsidP="009474CC">
                  <w:pPr>
                    <w:jc w:val="center"/>
                  </w:pPr>
                  <w:r w:rsidRPr="00BD0EFF">
                    <w:rPr>
                      <w:color w:val="000000"/>
                    </w:rPr>
                    <w:t>0.522</w:t>
                  </w:r>
                  <w:r w:rsidRPr="00BD0EFF">
                    <w:rPr>
                      <w:color w:val="000000"/>
                      <w:vertAlign w:val="superscript"/>
                    </w:rPr>
                    <w:t>***</w:t>
                  </w:r>
                </w:p>
              </w:tc>
            </w:tr>
            <w:tr w:rsidR="009474CC" w:rsidRPr="006E45AB" w14:paraId="60AD2154" w14:textId="77777777" w:rsidTr="009474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733" w:type="dxa"/>
                  <w:tcBorders>
                    <w:top w:val="nil"/>
                    <w:left w:val="nil"/>
                    <w:bottom w:val="nil"/>
                    <w:right w:val="nil"/>
                  </w:tcBorders>
                  <w:vAlign w:val="center"/>
                </w:tcPr>
                <w:p w14:paraId="68622AA6" w14:textId="77777777" w:rsidR="009474CC" w:rsidRPr="006E45AB" w:rsidRDefault="009474CC" w:rsidP="009474CC"/>
              </w:tc>
              <w:tc>
                <w:tcPr>
                  <w:tcW w:w="1350" w:type="dxa"/>
                  <w:tcBorders>
                    <w:top w:val="nil"/>
                    <w:left w:val="nil"/>
                    <w:bottom w:val="nil"/>
                    <w:right w:val="nil"/>
                  </w:tcBorders>
                  <w:vAlign w:val="bottom"/>
                </w:tcPr>
                <w:p w14:paraId="190B115A" w14:textId="77777777" w:rsidR="009474CC" w:rsidRPr="00BD0EFF" w:rsidRDefault="009474CC" w:rsidP="009474CC">
                  <w:pPr>
                    <w:jc w:val="center"/>
                  </w:pPr>
                  <w:r w:rsidRPr="00BD0EFF">
                    <w:rPr>
                      <w:color w:val="000000"/>
                    </w:rPr>
                    <w:t>(0.060)</w:t>
                  </w:r>
                </w:p>
              </w:tc>
              <w:tc>
                <w:tcPr>
                  <w:tcW w:w="1350" w:type="dxa"/>
                  <w:tcBorders>
                    <w:top w:val="nil"/>
                    <w:left w:val="nil"/>
                    <w:bottom w:val="nil"/>
                    <w:right w:val="nil"/>
                  </w:tcBorders>
                  <w:vAlign w:val="bottom"/>
                </w:tcPr>
                <w:p w14:paraId="58A56483" w14:textId="77777777" w:rsidR="009474CC" w:rsidRPr="00BD0EFF" w:rsidRDefault="009474CC" w:rsidP="009474CC">
                  <w:pPr>
                    <w:jc w:val="center"/>
                  </w:pPr>
                  <w:r w:rsidRPr="00BD0EFF">
                    <w:rPr>
                      <w:color w:val="000000"/>
                    </w:rPr>
                    <w:t>(0.043)</w:t>
                  </w:r>
                </w:p>
              </w:tc>
              <w:tc>
                <w:tcPr>
                  <w:tcW w:w="1350" w:type="dxa"/>
                  <w:tcBorders>
                    <w:top w:val="nil"/>
                    <w:left w:val="nil"/>
                    <w:bottom w:val="nil"/>
                    <w:right w:val="nil"/>
                  </w:tcBorders>
                  <w:vAlign w:val="bottom"/>
                </w:tcPr>
                <w:p w14:paraId="5C0DE5FB" w14:textId="77777777" w:rsidR="009474CC" w:rsidRPr="00BD0EFF" w:rsidRDefault="009474CC" w:rsidP="009474CC">
                  <w:pPr>
                    <w:jc w:val="center"/>
                  </w:pPr>
                  <w:r w:rsidRPr="00BD0EFF">
                    <w:rPr>
                      <w:color w:val="000000"/>
                    </w:rPr>
                    <w:t>(0.086)</w:t>
                  </w:r>
                </w:p>
              </w:tc>
              <w:tc>
                <w:tcPr>
                  <w:tcW w:w="1351" w:type="dxa"/>
                  <w:tcBorders>
                    <w:top w:val="nil"/>
                    <w:left w:val="nil"/>
                    <w:bottom w:val="nil"/>
                    <w:right w:val="nil"/>
                  </w:tcBorders>
                  <w:vAlign w:val="bottom"/>
                </w:tcPr>
                <w:p w14:paraId="1C3CB9B5" w14:textId="77777777" w:rsidR="009474CC" w:rsidRPr="00BD0EFF" w:rsidRDefault="009474CC" w:rsidP="009474CC">
                  <w:pPr>
                    <w:jc w:val="center"/>
                  </w:pPr>
                  <w:r w:rsidRPr="00BD0EFF">
                    <w:rPr>
                      <w:color w:val="000000"/>
                    </w:rPr>
                    <w:t>(0.062)</w:t>
                  </w:r>
                </w:p>
              </w:tc>
            </w:tr>
            <w:tr w:rsidR="009474CC" w:rsidRPr="006E45AB" w14:paraId="0E3739C1" w14:textId="77777777" w:rsidTr="009474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733" w:type="dxa"/>
                  <w:tcBorders>
                    <w:top w:val="nil"/>
                    <w:left w:val="nil"/>
                    <w:bottom w:val="nil"/>
                    <w:right w:val="nil"/>
                  </w:tcBorders>
                  <w:vAlign w:val="center"/>
                </w:tcPr>
                <w:p w14:paraId="6CE485C7" w14:textId="77777777" w:rsidR="009474CC" w:rsidRPr="006E45AB" w:rsidRDefault="009474CC" w:rsidP="009474CC">
                  <w:r w:rsidRPr="006E45AB">
                    <w:rPr>
                      <w:color w:val="000000"/>
                    </w:rPr>
                    <w:t>Proportion Experience (15-30 years)</w:t>
                  </w:r>
                </w:p>
              </w:tc>
              <w:tc>
                <w:tcPr>
                  <w:tcW w:w="1350" w:type="dxa"/>
                  <w:tcBorders>
                    <w:top w:val="nil"/>
                    <w:left w:val="nil"/>
                    <w:bottom w:val="nil"/>
                    <w:right w:val="nil"/>
                  </w:tcBorders>
                  <w:vAlign w:val="bottom"/>
                </w:tcPr>
                <w:p w14:paraId="15ED2393" w14:textId="77777777" w:rsidR="009474CC" w:rsidRPr="00BD0EFF" w:rsidRDefault="009474CC" w:rsidP="009474CC">
                  <w:pPr>
                    <w:jc w:val="center"/>
                  </w:pPr>
                  <w:r w:rsidRPr="00BD0EFF">
                    <w:rPr>
                      <w:color w:val="000000"/>
                    </w:rPr>
                    <w:t>0.960</w:t>
                  </w:r>
                  <w:r w:rsidRPr="00BD0EFF">
                    <w:rPr>
                      <w:color w:val="000000"/>
                      <w:vertAlign w:val="superscript"/>
                    </w:rPr>
                    <w:t>***</w:t>
                  </w:r>
                </w:p>
              </w:tc>
              <w:tc>
                <w:tcPr>
                  <w:tcW w:w="1350" w:type="dxa"/>
                  <w:tcBorders>
                    <w:top w:val="nil"/>
                    <w:left w:val="nil"/>
                    <w:bottom w:val="nil"/>
                    <w:right w:val="nil"/>
                  </w:tcBorders>
                  <w:vAlign w:val="bottom"/>
                </w:tcPr>
                <w:p w14:paraId="457A70AE" w14:textId="77777777" w:rsidR="009474CC" w:rsidRPr="00BD0EFF" w:rsidRDefault="009474CC" w:rsidP="009474CC">
                  <w:pPr>
                    <w:jc w:val="center"/>
                  </w:pPr>
                  <w:r w:rsidRPr="00BD0EFF">
                    <w:rPr>
                      <w:color w:val="000000"/>
                    </w:rPr>
                    <w:t>0.446</w:t>
                  </w:r>
                  <w:r w:rsidRPr="00BD0EFF">
                    <w:rPr>
                      <w:color w:val="000000"/>
                      <w:vertAlign w:val="superscript"/>
                    </w:rPr>
                    <w:t>***</w:t>
                  </w:r>
                </w:p>
              </w:tc>
              <w:tc>
                <w:tcPr>
                  <w:tcW w:w="1350" w:type="dxa"/>
                  <w:tcBorders>
                    <w:top w:val="nil"/>
                    <w:left w:val="nil"/>
                    <w:bottom w:val="nil"/>
                    <w:right w:val="nil"/>
                  </w:tcBorders>
                  <w:vAlign w:val="bottom"/>
                </w:tcPr>
                <w:p w14:paraId="0541987C" w14:textId="77777777" w:rsidR="009474CC" w:rsidRPr="00BD0EFF" w:rsidRDefault="009474CC" w:rsidP="009474CC">
                  <w:pPr>
                    <w:jc w:val="center"/>
                  </w:pPr>
                  <w:r w:rsidRPr="00BD0EFF">
                    <w:rPr>
                      <w:color w:val="000000"/>
                    </w:rPr>
                    <w:t>0.697</w:t>
                  </w:r>
                  <w:r w:rsidRPr="00BD0EFF">
                    <w:rPr>
                      <w:color w:val="000000"/>
                      <w:vertAlign w:val="superscript"/>
                    </w:rPr>
                    <w:t>***</w:t>
                  </w:r>
                </w:p>
              </w:tc>
              <w:tc>
                <w:tcPr>
                  <w:tcW w:w="1351" w:type="dxa"/>
                  <w:tcBorders>
                    <w:top w:val="nil"/>
                    <w:left w:val="nil"/>
                    <w:bottom w:val="nil"/>
                    <w:right w:val="nil"/>
                  </w:tcBorders>
                  <w:vAlign w:val="bottom"/>
                </w:tcPr>
                <w:p w14:paraId="40837549" w14:textId="77777777" w:rsidR="009474CC" w:rsidRPr="00BD0EFF" w:rsidRDefault="009474CC" w:rsidP="009474CC">
                  <w:pPr>
                    <w:jc w:val="center"/>
                  </w:pPr>
                  <w:r w:rsidRPr="00BD0EFF">
                    <w:rPr>
                      <w:color w:val="000000"/>
                    </w:rPr>
                    <w:t>0.418</w:t>
                  </w:r>
                  <w:r w:rsidRPr="00BD0EFF">
                    <w:rPr>
                      <w:color w:val="000000"/>
                      <w:vertAlign w:val="superscript"/>
                    </w:rPr>
                    <w:t>***</w:t>
                  </w:r>
                </w:p>
              </w:tc>
            </w:tr>
            <w:tr w:rsidR="009474CC" w:rsidRPr="006E45AB" w14:paraId="7DCC6056" w14:textId="77777777" w:rsidTr="009474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733" w:type="dxa"/>
                  <w:tcBorders>
                    <w:top w:val="nil"/>
                    <w:left w:val="nil"/>
                    <w:bottom w:val="nil"/>
                    <w:right w:val="nil"/>
                  </w:tcBorders>
                  <w:vAlign w:val="center"/>
                </w:tcPr>
                <w:p w14:paraId="77AF587B" w14:textId="77777777" w:rsidR="009474CC" w:rsidRPr="006E45AB" w:rsidRDefault="009474CC" w:rsidP="009474CC"/>
              </w:tc>
              <w:tc>
                <w:tcPr>
                  <w:tcW w:w="1350" w:type="dxa"/>
                  <w:tcBorders>
                    <w:top w:val="nil"/>
                    <w:left w:val="nil"/>
                    <w:bottom w:val="nil"/>
                    <w:right w:val="nil"/>
                  </w:tcBorders>
                  <w:vAlign w:val="bottom"/>
                </w:tcPr>
                <w:p w14:paraId="1CE26FCE" w14:textId="77777777" w:rsidR="009474CC" w:rsidRPr="00BD0EFF" w:rsidRDefault="009474CC" w:rsidP="009474CC">
                  <w:pPr>
                    <w:jc w:val="center"/>
                  </w:pPr>
                  <w:r w:rsidRPr="00BD0EFF">
                    <w:rPr>
                      <w:color w:val="000000"/>
                    </w:rPr>
                    <w:t>(0.083)</w:t>
                  </w:r>
                </w:p>
              </w:tc>
              <w:tc>
                <w:tcPr>
                  <w:tcW w:w="1350" w:type="dxa"/>
                  <w:tcBorders>
                    <w:top w:val="nil"/>
                    <w:left w:val="nil"/>
                    <w:bottom w:val="nil"/>
                    <w:right w:val="nil"/>
                  </w:tcBorders>
                  <w:vAlign w:val="bottom"/>
                </w:tcPr>
                <w:p w14:paraId="35E7F4E6" w14:textId="77777777" w:rsidR="009474CC" w:rsidRPr="00BD0EFF" w:rsidRDefault="009474CC" w:rsidP="009474CC">
                  <w:pPr>
                    <w:jc w:val="center"/>
                  </w:pPr>
                  <w:r w:rsidRPr="00BD0EFF">
                    <w:rPr>
                      <w:color w:val="000000"/>
                    </w:rPr>
                    <w:t>(0.061)</w:t>
                  </w:r>
                </w:p>
              </w:tc>
              <w:tc>
                <w:tcPr>
                  <w:tcW w:w="1350" w:type="dxa"/>
                  <w:tcBorders>
                    <w:top w:val="nil"/>
                    <w:left w:val="nil"/>
                    <w:bottom w:val="nil"/>
                    <w:right w:val="nil"/>
                  </w:tcBorders>
                  <w:vAlign w:val="bottom"/>
                </w:tcPr>
                <w:p w14:paraId="1EAAE4D6" w14:textId="77777777" w:rsidR="009474CC" w:rsidRPr="00BD0EFF" w:rsidRDefault="009474CC" w:rsidP="009474CC">
                  <w:pPr>
                    <w:jc w:val="center"/>
                  </w:pPr>
                  <w:r w:rsidRPr="00BD0EFF">
                    <w:rPr>
                      <w:color w:val="000000"/>
                    </w:rPr>
                    <w:t>(0.116)</w:t>
                  </w:r>
                </w:p>
              </w:tc>
              <w:tc>
                <w:tcPr>
                  <w:tcW w:w="1351" w:type="dxa"/>
                  <w:tcBorders>
                    <w:top w:val="nil"/>
                    <w:left w:val="nil"/>
                    <w:bottom w:val="nil"/>
                    <w:right w:val="nil"/>
                  </w:tcBorders>
                  <w:vAlign w:val="bottom"/>
                </w:tcPr>
                <w:p w14:paraId="1D19B1F2" w14:textId="77777777" w:rsidR="009474CC" w:rsidRPr="00BD0EFF" w:rsidRDefault="009474CC" w:rsidP="009474CC">
                  <w:pPr>
                    <w:jc w:val="center"/>
                  </w:pPr>
                  <w:r w:rsidRPr="00BD0EFF">
                    <w:rPr>
                      <w:color w:val="000000"/>
                    </w:rPr>
                    <w:t>(0.074)</w:t>
                  </w:r>
                </w:p>
              </w:tc>
            </w:tr>
            <w:tr w:rsidR="009474CC" w:rsidRPr="006E45AB" w14:paraId="0027C6FF" w14:textId="77777777" w:rsidTr="009474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733" w:type="dxa"/>
                  <w:tcBorders>
                    <w:top w:val="nil"/>
                    <w:left w:val="nil"/>
                    <w:bottom w:val="nil"/>
                    <w:right w:val="nil"/>
                  </w:tcBorders>
                  <w:vAlign w:val="center"/>
                </w:tcPr>
                <w:p w14:paraId="2498B1C3" w14:textId="77777777" w:rsidR="009474CC" w:rsidRPr="006E45AB" w:rsidRDefault="009474CC" w:rsidP="009474CC">
                  <w:r w:rsidRPr="006E45AB">
                    <w:rPr>
                      <w:color w:val="000000"/>
                    </w:rPr>
                    <w:t>Proportion Experience (30-45 years)</w:t>
                  </w:r>
                </w:p>
              </w:tc>
              <w:tc>
                <w:tcPr>
                  <w:tcW w:w="1350" w:type="dxa"/>
                  <w:tcBorders>
                    <w:top w:val="nil"/>
                    <w:left w:val="nil"/>
                    <w:bottom w:val="nil"/>
                    <w:right w:val="nil"/>
                  </w:tcBorders>
                  <w:vAlign w:val="bottom"/>
                </w:tcPr>
                <w:p w14:paraId="10E85CAF" w14:textId="77777777" w:rsidR="009474CC" w:rsidRPr="00BD0EFF" w:rsidRDefault="009474CC" w:rsidP="009474CC">
                  <w:pPr>
                    <w:jc w:val="center"/>
                  </w:pPr>
                  <w:r w:rsidRPr="00BD0EFF">
                    <w:rPr>
                      <w:color w:val="000000"/>
                    </w:rPr>
                    <w:t>-0.971</w:t>
                  </w:r>
                  <w:r w:rsidRPr="00BD0EFF">
                    <w:rPr>
                      <w:color w:val="000000"/>
                      <w:vertAlign w:val="superscript"/>
                    </w:rPr>
                    <w:t>***</w:t>
                  </w:r>
                </w:p>
              </w:tc>
              <w:tc>
                <w:tcPr>
                  <w:tcW w:w="1350" w:type="dxa"/>
                  <w:tcBorders>
                    <w:top w:val="nil"/>
                    <w:left w:val="nil"/>
                    <w:bottom w:val="nil"/>
                    <w:right w:val="nil"/>
                  </w:tcBorders>
                  <w:vAlign w:val="bottom"/>
                </w:tcPr>
                <w:p w14:paraId="3D386D0E" w14:textId="77777777" w:rsidR="009474CC" w:rsidRPr="00BD0EFF" w:rsidRDefault="009474CC" w:rsidP="009474CC">
                  <w:pPr>
                    <w:jc w:val="center"/>
                  </w:pPr>
                  <w:r w:rsidRPr="00BD0EFF">
                    <w:rPr>
                      <w:color w:val="000000"/>
                    </w:rPr>
                    <w:t>0.094</w:t>
                  </w:r>
                </w:p>
              </w:tc>
              <w:tc>
                <w:tcPr>
                  <w:tcW w:w="1350" w:type="dxa"/>
                  <w:tcBorders>
                    <w:top w:val="nil"/>
                    <w:left w:val="nil"/>
                    <w:bottom w:val="nil"/>
                    <w:right w:val="nil"/>
                  </w:tcBorders>
                  <w:vAlign w:val="bottom"/>
                </w:tcPr>
                <w:p w14:paraId="38BC96DE" w14:textId="77777777" w:rsidR="009474CC" w:rsidRPr="00BD0EFF" w:rsidRDefault="009474CC" w:rsidP="009474CC">
                  <w:pPr>
                    <w:jc w:val="center"/>
                  </w:pPr>
                  <w:r w:rsidRPr="00BD0EFF">
                    <w:rPr>
                      <w:color w:val="000000"/>
                    </w:rPr>
                    <w:t>-0.951</w:t>
                  </w:r>
                  <w:r w:rsidRPr="00BD0EFF">
                    <w:rPr>
                      <w:color w:val="000000"/>
                      <w:vertAlign w:val="superscript"/>
                    </w:rPr>
                    <w:t>***</w:t>
                  </w:r>
                </w:p>
              </w:tc>
              <w:tc>
                <w:tcPr>
                  <w:tcW w:w="1351" w:type="dxa"/>
                  <w:tcBorders>
                    <w:top w:val="nil"/>
                    <w:left w:val="nil"/>
                    <w:bottom w:val="nil"/>
                    <w:right w:val="nil"/>
                  </w:tcBorders>
                  <w:vAlign w:val="bottom"/>
                </w:tcPr>
                <w:p w14:paraId="35F481E4" w14:textId="77777777" w:rsidR="009474CC" w:rsidRPr="00BD0EFF" w:rsidRDefault="009474CC" w:rsidP="009474CC">
                  <w:pPr>
                    <w:jc w:val="center"/>
                  </w:pPr>
                  <w:r w:rsidRPr="00BD0EFF">
                    <w:rPr>
                      <w:color w:val="000000"/>
                    </w:rPr>
                    <w:t>-0.179</w:t>
                  </w:r>
                </w:p>
              </w:tc>
            </w:tr>
            <w:tr w:rsidR="009474CC" w:rsidRPr="006E45AB" w14:paraId="6409784F" w14:textId="77777777" w:rsidTr="009474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733" w:type="dxa"/>
                  <w:tcBorders>
                    <w:top w:val="nil"/>
                    <w:left w:val="nil"/>
                    <w:bottom w:val="nil"/>
                    <w:right w:val="nil"/>
                  </w:tcBorders>
                  <w:vAlign w:val="center"/>
                </w:tcPr>
                <w:p w14:paraId="1109DCD6" w14:textId="77777777" w:rsidR="009474CC" w:rsidRPr="006E45AB" w:rsidRDefault="009474CC" w:rsidP="009474CC"/>
              </w:tc>
              <w:tc>
                <w:tcPr>
                  <w:tcW w:w="1350" w:type="dxa"/>
                  <w:tcBorders>
                    <w:top w:val="nil"/>
                    <w:left w:val="nil"/>
                    <w:bottom w:val="nil"/>
                    <w:right w:val="nil"/>
                  </w:tcBorders>
                  <w:vAlign w:val="bottom"/>
                </w:tcPr>
                <w:p w14:paraId="4269BA10" w14:textId="77777777" w:rsidR="009474CC" w:rsidRPr="00BD0EFF" w:rsidRDefault="009474CC" w:rsidP="009474CC">
                  <w:pPr>
                    <w:jc w:val="center"/>
                  </w:pPr>
                  <w:r w:rsidRPr="00BD0EFF">
                    <w:rPr>
                      <w:color w:val="000000"/>
                    </w:rPr>
                    <w:t>(0.246)</w:t>
                  </w:r>
                </w:p>
              </w:tc>
              <w:tc>
                <w:tcPr>
                  <w:tcW w:w="1350" w:type="dxa"/>
                  <w:tcBorders>
                    <w:top w:val="nil"/>
                    <w:left w:val="nil"/>
                    <w:bottom w:val="nil"/>
                    <w:right w:val="nil"/>
                  </w:tcBorders>
                  <w:vAlign w:val="bottom"/>
                </w:tcPr>
                <w:p w14:paraId="6D13C21F" w14:textId="77777777" w:rsidR="009474CC" w:rsidRPr="00BD0EFF" w:rsidRDefault="009474CC" w:rsidP="009474CC">
                  <w:pPr>
                    <w:jc w:val="center"/>
                  </w:pPr>
                  <w:r w:rsidRPr="00BD0EFF">
                    <w:rPr>
                      <w:color w:val="000000"/>
                    </w:rPr>
                    <w:t>(0.165)</w:t>
                  </w:r>
                </w:p>
              </w:tc>
              <w:tc>
                <w:tcPr>
                  <w:tcW w:w="1350" w:type="dxa"/>
                  <w:tcBorders>
                    <w:top w:val="nil"/>
                    <w:left w:val="nil"/>
                    <w:bottom w:val="nil"/>
                    <w:right w:val="nil"/>
                  </w:tcBorders>
                  <w:vAlign w:val="bottom"/>
                </w:tcPr>
                <w:p w14:paraId="2A0B082A" w14:textId="77777777" w:rsidR="009474CC" w:rsidRPr="00BD0EFF" w:rsidRDefault="009474CC" w:rsidP="009474CC">
                  <w:pPr>
                    <w:jc w:val="center"/>
                  </w:pPr>
                  <w:r w:rsidRPr="00BD0EFF">
                    <w:rPr>
                      <w:color w:val="000000"/>
                    </w:rPr>
                    <w:t>(0.267)</w:t>
                  </w:r>
                </w:p>
              </w:tc>
              <w:tc>
                <w:tcPr>
                  <w:tcW w:w="1351" w:type="dxa"/>
                  <w:tcBorders>
                    <w:top w:val="nil"/>
                    <w:left w:val="nil"/>
                    <w:bottom w:val="nil"/>
                    <w:right w:val="nil"/>
                  </w:tcBorders>
                  <w:vAlign w:val="bottom"/>
                </w:tcPr>
                <w:p w14:paraId="0444F220" w14:textId="77777777" w:rsidR="009474CC" w:rsidRPr="00BD0EFF" w:rsidRDefault="009474CC" w:rsidP="009474CC">
                  <w:pPr>
                    <w:jc w:val="center"/>
                  </w:pPr>
                  <w:r w:rsidRPr="00BD0EFF">
                    <w:rPr>
                      <w:color w:val="000000"/>
                    </w:rPr>
                    <w:t>(0.153)</w:t>
                  </w:r>
                </w:p>
              </w:tc>
            </w:tr>
            <w:tr w:rsidR="009474CC" w:rsidRPr="006E45AB" w14:paraId="0219CB38" w14:textId="77777777" w:rsidTr="009474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733" w:type="dxa"/>
                  <w:tcBorders>
                    <w:top w:val="nil"/>
                    <w:left w:val="nil"/>
                    <w:bottom w:val="nil"/>
                    <w:right w:val="nil"/>
                  </w:tcBorders>
                  <w:vAlign w:val="center"/>
                </w:tcPr>
                <w:p w14:paraId="5A5961DD" w14:textId="77777777" w:rsidR="009474CC" w:rsidRPr="006E45AB" w:rsidRDefault="009474CC" w:rsidP="009474CC">
                  <w:r w:rsidRPr="006E45AB">
                    <w:rPr>
                      <w:color w:val="000000"/>
                    </w:rPr>
                    <w:t>Proportion Experience (45+ years)</w:t>
                  </w:r>
                </w:p>
              </w:tc>
              <w:tc>
                <w:tcPr>
                  <w:tcW w:w="1350" w:type="dxa"/>
                  <w:tcBorders>
                    <w:top w:val="nil"/>
                    <w:left w:val="nil"/>
                    <w:bottom w:val="nil"/>
                    <w:right w:val="nil"/>
                  </w:tcBorders>
                  <w:vAlign w:val="bottom"/>
                </w:tcPr>
                <w:p w14:paraId="320C3C18" w14:textId="77777777" w:rsidR="009474CC" w:rsidRPr="00BD0EFF" w:rsidRDefault="009474CC" w:rsidP="009474CC">
                  <w:pPr>
                    <w:jc w:val="center"/>
                  </w:pPr>
                  <w:r w:rsidRPr="00BD0EFF">
                    <w:rPr>
                      <w:color w:val="000000"/>
                    </w:rPr>
                    <w:t>0.811</w:t>
                  </w:r>
                  <w:r w:rsidRPr="00BD0EFF">
                    <w:rPr>
                      <w:color w:val="000000"/>
                      <w:vertAlign w:val="superscript"/>
                    </w:rPr>
                    <w:t>***</w:t>
                  </w:r>
                </w:p>
              </w:tc>
              <w:tc>
                <w:tcPr>
                  <w:tcW w:w="1350" w:type="dxa"/>
                  <w:tcBorders>
                    <w:top w:val="nil"/>
                    <w:left w:val="nil"/>
                    <w:bottom w:val="nil"/>
                    <w:right w:val="nil"/>
                  </w:tcBorders>
                  <w:vAlign w:val="bottom"/>
                </w:tcPr>
                <w:p w14:paraId="1A6A3246" w14:textId="77777777" w:rsidR="009474CC" w:rsidRPr="00BD0EFF" w:rsidRDefault="009474CC" w:rsidP="009474CC">
                  <w:pPr>
                    <w:jc w:val="center"/>
                  </w:pPr>
                  <w:r w:rsidRPr="00BD0EFF">
                    <w:rPr>
                      <w:color w:val="000000"/>
                    </w:rPr>
                    <w:t>1.233</w:t>
                  </w:r>
                  <w:r w:rsidRPr="00BD0EFF">
                    <w:rPr>
                      <w:color w:val="000000"/>
                      <w:vertAlign w:val="superscript"/>
                    </w:rPr>
                    <w:t>***</w:t>
                  </w:r>
                </w:p>
              </w:tc>
              <w:tc>
                <w:tcPr>
                  <w:tcW w:w="1350" w:type="dxa"/>
                  <w:tcBorders>
                    <w:top w:val="nil"/>
                    <w:left w:val="nil"/>
                    <w:bottom w:val="nil"/>
                    <w:right w:val="nil"/>
                  </w:tcBorders>
                  <w:vAlign w:val="bottom"/>
                </w:tcPr>
                <w:p w14:paraId="77175AD4" w14:textId="77777777" w:rsidR="009474CC" w:rsidRPr="00BD0EFF" w:rsidRDefault="009474CC" w:rsidP="009474CC">
                  <w:pPr>
                    <w:jc w:val="center"/>
                  </w:pPr>
                  <w:r w:rsidRPr="00BD0EFF">
                    <w:rPr>
                      <w:color w:val="000000"/>
                    </w:rPr>
                    <w:t>0.783</w:t>
                  </w:r>
                  <w:r w:rsidRPr="00BD0EFF">
                    <w:rPr>
                      <w:color w:val="000000"/>
                      <w:vertAlign w:val="superscript"/>
                    </w:rPr>
                    <w:t>***</w:t>
                  </w:r>
                </w:p>
              </w:tc>
              <w:tc>
                <w:tcPr>
                  <w:tcW w:w="1351" w:type="dxa"/>
                  <w:tcBorders>
                    <w:top w:val="nil"/>
                    <w:left w:val="nil"/>
                    <w:bottom w:val="nil"/>
                    <w:right w:val="nil"/>
                  </w:tcBorders>
                  <w:vAlign w:val="bottom"/>
                </w:tcPr>
                <w:p w14:paraId="56046815" w14:textId="77777777" w:rsidR="009474CC" w:rsidRPr="00BD0EFF" w:rsidRDefault="009474CC" w:rsidP="009474CC">
                  <w:pPr>
                    <w:jc w:val="center"/>
                  </w:pPr>
                  <w:r w:rsidRPr="00BD0EFF">
                    <w:rPr>
                      <w:color w:val="000000"/>
                    </w:rPr>
                    <w:t>1.146</w:t>
                  </w:r>
                  <w:r w:rsidRPr="00BD0EFF">
                    <w:rPr>
                      <w:color w:val="000000"/>
                      <w:vertAlign w:val="superscript"/>
                    </w:rPr>
                    <w:t>***</w:t>
                  </w:r>
                </w:p>
              </w:tc>
            </w:tr>
            <w:tr w:rsidR="009474CC" w:rsidRPr="006E45AB" w14:paraId="1252B904" w14:textId="77777777" w:rsidTr="009474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733" w:type="dxa"/>
                  <w:tcBorders>
                    <w:top w:val="nil"/>
                    <w:left w:val="nil"/>
                    <w:bottom w:val="nil"/>
                    <w:right w:val="nil"/>
                  </w:tcBorders>
                  <w:vAlign w:val="center"/>
                </w:tcPr>
                <w:p w14:paraId="3295D1CD" w14:textId="77777777" w:rsidR="009474CC" w:rsidRPr="006E45AB" w:rsidRDefault="009474CC" w:rsidP="009474CC"/>
              </w:tc>
              <w:tc>
                <w:tcPr>
                  <w:tcW w:w="1350" w:type="dxa"/>
                  <w:tcBorders>
                    <w:top w:val="nil"/>
                    <w:left w:val="nil"/>
                    <w:bottom w:val="nil"/>
                    <w:right w:val="nil"/>
                  </w:tcBorders>
                  <w:vAlign w:val="bottom"/>
                </w:tcPr>
                <w:p w14:paraId="389E70A1" w14:textId="77777777" w:rsidR="009474CC" w:rsidRPr="00BD0EFF" w:rsidRDefault="009474CC" w:rsidP="009474CC">
                  <w:pPr>
                    <w:jc w:val="center"/>
                  </w:pPr>
                  <w:r w:rsidRPr="00BD0EFF">
                    <w:rPr>
                      <w:color w:val="000000"/>
                    </w:rPr>
                    <w:t>(0.065)</w:t>
                  </w:r>
                </w:p>
              </w:tc>
              <w:tc>
                <w:tcPr>
                  <w:tcW w:w="1350" w:type="dxa"/>
                  <w:tcBorders>
                    <w:top w:val="nil"/>
                    <w:left w:val="nil"/>
                    <w:bottom w:val="nil"/>
                    <w:right w:val="nil"/>
                  </w:tcBorders>
                  <w:vAlign w:val="bottom"/>
                </w:tcPr>
                <w:p w14:paraId="3153A216" w14:textId="77777777" w:rsidR="009474CC" w:rsidRPr="00BD0EFF" w:rsidRDefault="009474CC" w:rsidP="009474CC">
                  <w:pPr>
                    <w:jc w:val="center"/>
                  </w:pPr>
                  <w:r w:rsidRPr="00BD0EFF">
                    <w:rPr>
                      <w:color w:val="000000"/>
                    </w:rPr>
                    <w:t>(0.084)</w:t>
                  </w:r>
                </w:p>
              </w:tc>
              <w:tc>
                <w:tcPr>
                  <w:tcW w:w="1350" w:type="dxa"/>
                  <w:tcBorders>
                    <w:top w:val="nil"/>
                    <w:left w:val="nil"/>
                    <w:bottom w:val="nil"/>
                    <w:right w:val="nil"/>
                  </w:tcBorders>
                  <w:vAlign w:val="bottom"/>
                </w:tcPr>
                <w:p w14:paraId="707DF869" w14:textId="77777777" w:rsidR="009474CC" w:rsidRPr="00BD0EFF" w:rsidRDefault="009474CC" w:rsidP="009474CC">
                  <w:pPr>
                    <w:jc w:val="center"/>
                  </w:pPr>
                  <w:r w:rsidRPr="00BD0EFF">
                    <w:rPr>
                      <w:color w:val="000000"/>
                    </w:rPr>
                    <w:t>(0.067)</w:t>
                  </w:r>
                </w:p>
              </w:tc>
              <w:tc>
                <w:tcPr>
                  <w:tcW w:w="1351" w:type="dxa"/>
                  <w:tcBorders>
                    <w:top w:val="nil"/>
                    <w:left w:val="nil"/>
                    <w:bottom w:val="nil"/>
                    <w:right w:val="nil"/>
                  </w:tcBorders>
                  <w:vAlign w:val="bottom"/>
                </w:tcPr>
                <w:p w14:paraId="2BAFCCDB" w14:textId="77777777" w:rsidR="009474CC" w:rsidRPr="00BD0EFF" w:rsidRDefault="009474CC" w:rsidP="009474CC">
                  <w:pPr>
                    <w:jc w:val="center"/>
                  </w:pPr>
                  <w:r w:rsidRPr="00BD0EFF">
                    <w:rPr>
                      <w:color w:val="000000"/>
                    </w:rPr>
                    <w:t>(0.089)</w:t>
                  </w:r>
                </w:p>
              </w:tc>
            </w:tr>
            <w:tr w:rsidR="009474CC" w:rsidRPr="006E45AB" w14:paraId="4859438D" w14:textId="77777777" w:rsidTr="009474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733" w:type="dxa"/>
                  <w:tcBorders>
                    <w:top w:val="nil"/>
                    <w:left w:val="nil"/>
                    <w:bottom w:val="nil"/>
                    <w:right w:val="nil"/>
                  </w:tcBorders>
                  <w:vAlign w:val="center"/>
                </w:tcPr>
                <w:p w14:paraId="0A907E90" w14:textId="77777777" w:rsidR="009474CC" w:rsidRPr="006E45AB" w:rsidRDefault="009474CC" w:rsidP="009474CC">
                  <w:r w:rsidRPr="006E45AB">
                    <w:rPr>
                      <w:color w:val="000000"/>
                    </w:rPr>
                    <w:t>Proportion public sector</w:t>
                  </w:r>
                </w:p>
              </w:tc>
              <w:tc>
                <w:tcPr>
                  <w:tcW w:w="1350" w:type="dxa"/>
                  <w:tcBorders>
                    <w:top w:val="nil"/>
                    <w:left w:val="nil"/>
                    <w:bottom w:val="nil"/>
                    <w:right w:val="nil"/>
                  </w:tcBorders>
                  <w:vAlign w:val="bottom"/>
                </w:tcPr>
                <w:p w14:paraId="6453FEF3" w14:textId="77777777" w:rsidR="009474CC" w:rsidRPr="00BD0EFF" w:rsidRDefault="009474CC" w:rsidP="009474CC">
                  <w:pPr>
                    <w:jc w:val="center"/>
                  </w:pPr>
                  <w:r w:rsidRPr="00BD0EFF">
                    <w:rPr>
                      <w:color w:val="000000"/>
                    </w:rPr>
                    <w:t>-0.273</w:t>
                  </w:r>
                  <w:r w:rsidRPr="00BD0EFF">
                    <w:rPr>
                      <w:color w:val="000000"/>
                      <w:vertAlign w:val="superscript"/>
                    </w:rPr>
                    <w:t>***</w:t>
                  </w:r>
                </w:p>
              </w:tc>
              <w:tc>
                <w:tcPr>
                  <w:tcW w:w="1350" w:type="dxa"/>
                  <w:tcBorders>
                    <w:top w:val="nil"/>
                    <w:left w:val="nil"/>
                    <w:bottom w:val="nil"/>
                    <w:right w:val="nil"/>
                  </w:tcBorders>
                  <w:vAlign w:val="bottom"/>
                </w:tcPr>
                <w:p w14:paraId="0568A9AA" w14:textId="77777777" w:rsidR="009474CC" w:rsidRPr="00BD0EFF" w:rsidRDefault="009474CC" w:rsidP="009474CC">
                  <w:pPr>
                    <w:jc w:val="center"/>
                  </w:pPr>
                  <w:r w:rsidRPr="00BD0EFF">
                    <w:rPr>
                      <w:color w:val="000000"/>
                    </w:rPr>
                    <w:t>-0.155</w:t>
                  </w:r>
                  <w:r w:rsidRPr="00BD0EFF">
                    <w:rPr>
                      <w:color w:val="000000"/>
                      <w:vertAlign w:val="superscript"/>
                    </w:rPr>
                    <w:t>*</w:t>
                  </w:r>
                </w:p>
              </w:tc>
              <w:tc>
                <w:tcPr>
                  <w:tcW w:w="1350" w:type="dxa"/>
                  <w:tcBorders>
                    <w:top w:val="nil"/>
                    <w:left w:val="nil"/>
                    <w:bottom w:val="nil"/>
                    <w:right w:val="nil"/>
                  </w:tcBorders>
                  <w:vAlign w:val="bottom"/>
                </w:tcPr>
                <w:p w14:paraId="1B419C20" w14:textId="77777777" w:rsidR="009474CC" w:rsidRPr="00BD0EFF" w:rsidRDefault="009474CC" w:rsidP="009474CC">
                  <w:pPr>
                    <w:jc w:val="center"/>
                  </w:pPr>
                  <w:r w:rsidRPr="00BD0EFF">
                    <w:rPr>
                      <w:color w:val="000000"/>
                    </w:rPr>
                    <w:t>-0.259</w:t>
                  </w:r>
                  <w:r w:rsidRPr="00BD0EFF">
                    <w:rPr>
                      <w:color w:val="000000"/>
                      <w:vertAlign w:val="superscript"/>
                    </w:rPr>
                    <w:t>***</w:t>
                  </w:r>
                </w:p>
              </w:tc>
              <w:tc>
                <w:tcPr>
                  <w:tcW w:w="1351" w:type="dxa"/>
                  <w:tcBorders>
                    <w:top w:val="nil"/>
                    <w:left w:val="nil"/>
                    <w:bottom w:val="nil"/>
                    <w:right w:val="nil"/>
                  </w:tcBorders>
                  <w:vAlign w:val="bottom"/>
                </w:tcPr>
                <w:p w14:paraId="3F0F4866" w14:textId="77777777" w:rsidR="009474CC" w:rsidRPr="00BD0EFF" w:rsidRDefault="009474CC" w:rsidP="009474CC">
                  <w:pPr>
                    <w:jc w:val="center"/>
                  </w:pPr>
                  <w:r w:rsidRPr="00BD0EFF">
                    <w:rPr>
                      <w:color w:val="000000"/>
                    </w:rPr>
                    <w:t>-0.137</w:t>
                  </w:r>
                </w:p>
              </w:tc>
            </w:tr>
            <w:tr w:rsidR="009474CC" w:rsidRPr="006E45AB" w14:paraId="106CD97A" w14:textId="77777777" w:rsidTr="009474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733" w:type="dxa"/>
                  <w:tcBorders>
                    <w:top w:val="nil"/>
                    <w:left w:val="nil"/>
                    <w:bottom w:val="nil"/>
                    <w:right w:val="nil"/>
                  </w:tcBorders>
                  <w:vAlign w:val="center"/>
                </w:tcPr>
                <w:p w14:paraId="2381518A" w14:textId="77777777" w:rsidR="009474CC" w:rsidRPr="006E45AB" w:rsidRDefault="009474CC" w:rsidP="009474CC"/>
              </w:tc>
              <w:tc>
                <w:tcPr>
                  <w:tcW w:w="1350" w:type="dxa"/>
                  <w:tcBorders>
                    <w:top w:val="nil"/>
                    <w:left w:val="nil"/>
                    <w:bottom w:val="nil"/>
                    <w:right w:val="nil"/>
                  </w:tcBorders>
                  <w:vAlign w:val="bottom"/>
                </w:tcPr>
                <w:p w14:paraId="3321E264" w14:textId="77777777" w:rsidR="009474CC" w:rsidRPr="00BD0EFF" w:rsidRDefault="009474CC" w:rsidP="009474CC">
                  <w:pPr>
                    <w:jc w:val="center"/>
                  </w:pPr>
                  <w:r w:rsidRPr="00BD0EFF">
                    <w:rPr>
                      <w:color w:val="000000"/>
                    </w:rPr>
                    <w:t>(0.068)</w:t>
                  </w:r>
                </w:p>
              </w:tc>
              <w:tc>
                <w:tcPr>
                  <w:tcW w:w="1350" w:type="dxa"/>
                  <w:tcBorders>
                    <w:top w:val="nil"/>
                    <w:left w:val="nil"/>
                    <w:bottom w:val="nil"/>
                    <w:right w:val="nil"/>
                  </w:tcBorders>
                  <w:vAlign w:val="bottom"/>
                </w:tcPr>
                <w:p w14:paraId="35F6E634" w14:textId="77777777" w:rsidR="009474CC" w:rsidRPr="00BD0EFF" w:rsidRDefault="009474CC" w:rsidP="009474CC">
                  <w:pPr>
                    <w:jc w:val="center"/>
                  </w:pPr>
                  <w:r w:rsidRPr="00BD0EFF">
                    <w:rPr>
                      <w:color w:val="000000"/>
                    </w:rPr>
                    <w:t>(0.075)</w:t>
                  </w:r>
                </w:p>
              </w:tc>
              <w:tc>
                <w:tcPr>
                  <w:tcW w:w="1350" w:type="dxa"/>
                  <w:tcBorders>
                    <w:top w:val="nil"/>
                    <w:left w:val="nil"/>
                    <w:bottom w:val="nil"/>
                    <w:right w:val="nil"/>
                  </w:tcBorders>
                  <w:vAlign w:val="bottom"/>
                </w:tcPr>
                <w:p w14:paraId="5BEA247E" w14:textId="77777777" w:rsidR="009474CC" w:rsidRPr="00BD0EFF" w:rsidRDefault="009474CC" w:rsidP="009474CC">
                  <w:pPr>
                    <w:jc w:val="center"/>
                  </w:pPr>
                  <w:r w:rsidRPr="00BD0EFF">
                    <w:rPr>
                      <w:color w:val="000000"/>
                    </w:rPr>
                    <w:t>(0.068)</w:t>
                  </w:r>
                </w:p>
              </w:tc>
              <w:tc>
                <w:tcPr>
                  <w:tcW w:w="1351" w:type="dxa"/>
                  <w:tcBorders>
                    <w:top w:val="nil"/>
                    <w:left w:val="nil"/>
                    <w:bottom w:val="nil"/>
                    <w:right w:val="nil"/>
                  </w:tcBorders>
                  <w:vAlign w:val="bottom"/>
                </w:tcPr>
                <w:p w14:paraId="4086DA2D" w14:textId="77777777" w:rsidR="009474CC" w:rsidRPr="00BD0EFF" w:rsidRDefault="009474CC" w:rsidP="009474CC">
                  <w:pPr>
                    <w:jc w:val="center"/>
                  </w:pPr>
                  <w:r w:rsidRPr="00BD0EFF">
                    <w:rPr>
                      <w:color w:val="000000"/>
                    </w:rPr>
                    <w:t>(0.074)</w:t>
                  </w:r>
                </w:p>
              </w:tc>
            </w:tr>
            <w:tr w:rsidR="009474CC" w:rsidRPr="006E45AB" w14:paraId="0A32E699" w14:textId="77777777" w:rsidTr="009474CC">
              <w:tc>
                <w:tcPr>
                  <w:tcW w:w="3733" w:type="dxa"/>
                  <w:vAlign w:val="center"/>
                </w:tcPr>
                <w:p w14:paraId="3ADFCABA" w14:textId="77777777" w:rsidR="009474CC" w:rsidRPr="006E45AB" w:rsidRDefault="009474CC" w:rsidP="009474CC">
                  <w:r w:rsidRPr="006E45AB">
                    <w:rPr>
                      <w:color w:val="000000"/>
                    </w:rPr>
                    <w:t>Proportion female</w:t>
                  </w:r>
                </w:p>
              </w:tc>
              <w:tc>
                <w:tcPr>
                  <w:tcW w:w="1350" w:type="dxa"/>
                  <w:vAlign w:val="bottom"/>
                </w:tcPr>
                <w:p w14:paraId="36711E42" w14:textId="77777777" w:rsidR="009474CC" w:rsidRPr="00BD0EFF" w:rsidRDefault="009474CC" w:rsidP="009474CC">
                  <w:pPr>
                    <w:jc w:val="center"/>
                    <w:rPr>
                      <w:color w:val="000000"/>
                    </w:rPr>
                  </w:pPr>
                  <w:r w:rsidRPr="00BD0EFF">
                    <w:rPr>
                      <w:color w:val="000000"/>
                    </w:rPr>
                    <w:t>-0.276</w:t>
                  </w:r>
                  <w:r w:rsidRPr="00BD0EFF">
                    <w:rPr>
                      <w:color w:val="000000"/>
                      <w:vertAlign w:val="superscript"/>
                    </w:rPr>
                    <w:t>***</w:t>
                  </w:r>
                </w:p>
              </w:tc>
              <w:tc>
                <w:tcPr>
                  <w:tcW w:w="1350" w:type="dxa"/>
                  <w:vAlign w:val="bottom"/>
                </w:tcPr>
                <w:p w14:paraId="2CA297E7" w14:textId="77777777" w:rsidR="009474CC" w:rsidRPr="00BD0EFF" w:rsidRDefault="009474CC" w:rsidP="009474CC">
                  <w:pPr>
                    <w:jc w:val="center"/>
                    <w:rPr>
                      <w:color w:val="000000"/>
                    </w:rPr>
                  </w:pPr>
                  <w:r w:rsidRPr="00BD0EFF">
                    <w:rPr>
                      <w:color w:val="000000"/>
                    </w:rPr>
                    <w:t>-0.105</w:t>
                  </w:r>
                </w:p>
              </w:tc>
              <w:tc>
                <w:tcPr>
                  <w:tcW w:w="1350" w:type="dxa"/>
                  <w:vAlign w:val="bottom"/>
                </w:tcPr>
                <w:p w14:paraId="74AA4F28" w14:textId="77777777" w:rsidR="009474CC" w:rsidRPr="00BD0EFF" w:rsidRDefault="009474CC" w:rsidP="009474CC">
                  <w:pPr>
                    <w:jc w:val="center"/>
                    <w:rPr>
                      <w:color w:val="000000"/>
                    </w:rPr>
                  </w:pPr>
                  <w:r w:rsidRPr="00BD0EFF">
                    <w:rPr>
                      <w:color w:val="000000"/>
                    </w:rPr>
                    <w:t>-0.256</w:t>
                  </w:r>
                  <w:r w:rsidRPr="00BD0EFF">
                    <w:rPr>
                      <w:color w:val="000000"/>
                      <w:vertAlign w:val="superscript"/>
                    </w:rPr>
                    <w:t>***</w:t>
                  </w:r>
                </w:p>
              </w:tc>
              <w:tc>
                <w:tcPr>
                  <w:tcW w:w="1351" w:type="dxa"/>
                  <w:vAlign w:val="bottom"/>
                </w:tcPr>
                <w:p w14:paraId="44ABB45B" w14:textId="77777777" w:rsidR="009474CC" w:rsidRPr="00BD0EFF" w:rsidRDefault="009474CC" w:rsidP="009474CC">
                  <w:pPr>
                    <w:jc w:val="center"/>
                    <w:rPr>
                      <w:color w:val="000000"/>
                    </w:rPr>
                  </w:pPr>
                  <w:r w:rsidRPr="00BD0EFF">
                    <w:rPr>
                      <w:color w:val="000000"/>
                    </w:rPr>
                    <w:t>-0.108</w:t>
                  </w:r>
                  <w:r w:rsidRPr="00BD0EFF">
                    <w:rPr>
                      <w:color w:val="000000"/>
                      <w:vertAlign w:val="superscript"/>
                    </w:rPr>
                    <w:t>*</w:t>
                  </w:r>
                </w:p>
              </w:tc>
            </w:tr>
            <w:tr w:rsidR="009474CC" w:rsidRPr="006E45AB" w14:paraId="2B2CEA72" w14:textId="77777777" w:rsidTr="009474CC">
              <w:tc>
                <w:tcPr>
                  <w:tcW w:w="3733" w:type="dxa"/>
                  <w:vAlign w:val="center"/>
                </w:tcPr>
                <w:p w14:paraId="5DC51F65" w14:textId="77777777" w:rsidR="009474CC" w:rsidRPr="006E45AB" w:rsidRDefault="009474CC" w:rsidP="009474CC">
                  <w:pPr>
                    <w:rPr>
                      <w:color w:val="000000"/>
                    </w:rPr>
                  </w:pPr>
                </w:p>
              </w:tc>
              <w:tc>
                <w:tcPr>
                  <w:tcW w:w="1350" w:type="dxa"/>
                  <w:vAlign w:val="bottom"/>
                </w:tcPr>
                <w:p w14:paraId="6E525F26" w14:textId="77777777" w:rsidR="009474CC" w:rsidRPr="00BD0EFF" w:rsidRDefault="009474CC" w:rsidP="009474CC">
                  <w:pPr>
                    <w:jc w:val="center"/>
                    <w:rPr>
                      <w:color w:val="000000"/>
                    </w:rPr>
                  </w:pPr>
                  <w:r w:rsidRPr="00BD0EFF">
                    <w:rPr>
                      <w:color w:val="000000"/>
                    </w:rPr>
                    <w:t>(0.037)</w:t>
                  </w:r>
                </w:p>
              </w:tc>
              <w:tc>
                <w:tcPr>
                  <w:tcW w:w="1350" w:type="dxa"/>
                  <w:vAlign w:val="bottom"/>
                </w:tcPr>
                <w:p w14:paraId="69191F80" w14:textId="77777777" w:rsidR="009474CC" w:rsidRPr="00BD0EFF" w:rsidRDefault="009474CC" w:rsidP="009474CC">
                  <w:pPr>
                    <w:jc w:val="center"/>
                    <w:rPr>
                      <w:color w:val="000000"/>
                    </w:rPr>
                  </w:pPr>
                  <w:r w:rsidRPr="00BD0EFF">
                    <w:rPr>
                      <w:color w:val="000000"/>
                    </w:rPr>
                    <w:t>(0.055)</w:t>
                  </w:r>
                </w:p>
              </w:tc>
              <w:tc>
                <w:tcPr>
                  <w:tcW w:w="1350" w:type="dxa"/>
                  <w:vAlign w:val="bottom"/>
                </w:tcPr>
                <w:p w14:paraId="03DA6485" w14:textId="77777777" w:rsidR="009474CC" w:rsidRPr="00BD0EFF" w:rsidRDefault="009474CC" w:rsidP="009474CC">
                  <w:pPr>
                    <w:jc w:val="center"/>
                    <w:rPr>
                      <w:color w:val="000000"/>
                    </w:rPr>
                  </w:pPr>
                  <w:r w:rsidRPr="00BD0EFF">
                    <w:rPr>
                      <w:color w:val="000000"/>
                    </w:rPr>
                    <w:t>(0.036)</w:t>
                  </w:r>
                </w:p>
              </w:tc>
              <w:tc>
                <w:tcPr>
                  <w:tcW w:w="1351" w:type="dxa"/>
                  <w:vAlign w:val="bottom"/>
                </w:tcPr>
                <w:p w14:paraId="6C4EEED2" w14:textId="77777777" w:rsidR="009474CC" w:rsidRPr="00BD0EFF" w:rsidRDefault="009474CC" w:rsidP="009474CC">
                  <w:pPr>
                    <w:jc w:val="center"/>
                    <w:rPr>
                      <w:color w:val="000000"/>
                    </w:rPr>
                  </w:pPr>
                  <w:r w:rsidRPr="00BD0EFF">
                    <w:rPr>
                      <w:color w:val="000000"/>
                    </w:rPr>
                    <w:t>(0.053)</w:t>
                  </w:r>
                </w:p>
              </w:tc>
            </w:tr>
            <w:tr w:rsidR="009474CC" w:rsidRPr="006E45AB" w14:paraId="067E2CF0" w14:textId="77777777" w:rsidTr="009474CC">
              <w:tc>
                <w:tcPr>
                  <w:tcW w:w="3733" w:type="dxa"/>
                  <w:vAlign w:val="center"/>
                </w:tcPr>
                <w:p w14:paraId="752AF080" w14:textId="77777777" w:rsidR="009474CC" w:rsidRPr="006E45AB" w:rsidRDefault="009474CC" w:rsidP="009474CC">
                  <w:pPr>
                    <w:rPr>
                      <w:color w:val="000000"/>
                    </w:rPr>
                  </w:pPr>
                  <w:r w:rsidRPr="006E45AB">
                    <w:rPr>
                      <w:color w:val="000000"/>
                    </w:rPr>
                    <w:t>Proportion Black</w:t>
                  </w:r>
                </w:p>
              </w:tc>
              <w:tc>
                <w:tcPr>
                  <w:tcW w:w="1350" w:type="dxa"/>
                  <w:vAlign w:val="bottom"/>
                </w:tcPr>
                <w:p w14:paraId="0B595D95" w14:textId="77777777" w:rsidR="009474CC" w:rsidRPr="00BD0EFF" w:rsidRDefault="009474CC" w:rsidP="009474CC">
                  <w:pPr>
                    <w:jc w:val="center"/>
                    <w:rPr>
                      <w:color w:val="000000"/>
                    </w:rPr>
                  </w:pPr>
                  <w:r w:rsidRPr="00BD0EFF">
                    <w:rPr>
                      <w:color w:val="000000"/>
                    </w:rPr>
                    <w:t>-0.506</w:t>
                  </w:r>
                  <w:r w:rsidRPr="00BD0EFF">
                    <w:rPr>
                      <w:color w:val="000000"/>
                      <w:vertAlign w:val="superscript"/>
                    </w:rPr>
                    <w:t>***</w:t>
                  </w:r>
                </w:p>
              </w:tc>
              <w:tc>
                <w:tcPr>
                  <w:tcW w:w="1350" w:type="dxa"/>
                  <w:vAlign w:val="bottom"/>
                </w:tcPr>
                <w:p w14:paraId="7E67D300" w14:textId="77777777" w:rsidR="009474CC" w:rsidRPr="00BD0EFF" w:rsidRDefault="009474CC" w:rsidP="009474CC">
                  <w:pPr>
                    <w:jc w:val="center"/>
                    <w:rPr>
                      <w:color w:val="000000"/>
                    </w:rPr>
                  </w:pPr>
                  <w:r w:rsidRPr="00BD0EFF">
                    <w:rPr>
                      <w:color w:val="000000"/>
                    </w:rPr>
                    <w:t>-0.183</w:t>
                  </w:r>
                </w:p>
              </w:tc>
              <w:tc>
                <w:tcPr>
                  <w:tcW w:w="1350" w:type="dxa"/>
                  <w:vAlign w:val="bottom"/>
                </w:tcPr>
                <w:p w14:paraId="701697D7" w14:textId="77777777" w:rsidR="009474CC" w:rsidRPr="00BD0EFF" w:rsidRDefault="009474CC" w:rsidP="009474CC">
                  <w:pPr>
                    <w:jc w:val="center"/>
                    <w:rPr>
                      <w:color w:val="000000"/>
                    </w:rPr>
                  </w:pPr>
                  <w:r w:rsidRPr="00BD0EFF">
                    <w:rPr>
                      <w:color w:val="000000"/>
                    </w:rPr>
                    <w:t>-0.472</w:t>
                  </w:r>
                  <w:r w:rsidRPr="00BD0EFF">
                    <w:rPr>
                      <w:color w:val="000000"/>
                      <w:vertAlign w:val="superscript"/>
                    </w:rPr>
                    <w:t>***</w:t>
                  </w:r>
                </w:p>
              </w:tc>
              <w:tc>
                <w:tcPr>
                  <w:tcW w:w="1351" w:type="dxa"/>
                  <w:vAlign w:val="bottom"/>
                </w:tcPr>
                <w:p w14:paraId="2DCC023A" w14:textId="77777777" w:rsidR="009474CC" w:rsidRPr="00BD0EFF" w:rsidRDefault="009474CC" w:rsidP="009474CC">
                  <w:pPr>
                    <w:jc w:val="center"/>
                    <w:rPr>
                      <w:color w:val="000000"/>
                    </w:rPr>
                  </w:pPr>
                  <w:r w:rsidRPr="00BD0EFF">
                    <w:rPr>
                      <w:color w:val="000000"/>
                    </w:rPr>
                    <w:t>-0.259</w:t>
                  </w:r>
                  <w:r w:rsidRPr="00BD0EFF">
                    <w:rPr>
                      <w:color w:val="000000"/>
                      <w:vertAlign w:val="superscript"/>
                    </w:rPr>
                    <w:t>*</w:t>
                  </w:r>
                </w:p>
              </w:tc>
            </w:tr>
            <w:tr w:rsidR="009474CC" w:rsidRPr="006E45AB" w14:paraId="0541E194" w14:textId="77777777" w:rsidTr="009474CC">
              <w:tc>
                <w:tcPr>
                  <w:tcW w:w="3733" w:type="dxa"/>
                  <w:vAlign w:val="center"/>
                </w:tcPr>
                <w:p w14:paraId="318E99B4" w14:textId="77777777" w:rsidR="009474CC" w:rsidRPr="006E45AB" w:rsidRDefault="009474CC" w:rsidP="009474CC">
                  <w:pPr>
                    <w:rPr>
                      <w:color w:val="000000"/>
                    </w:rPr>
                  </w:pPr>
                </w:p>
              </w:tc>
              <w:tc>
                <w:tcPr>
                  <w:tcW w:w="1350" w:type="dxa"/>
                  <w:vAlign w:val="bottom"/>
                </w:tcPr>
                <w:p w14:paraId="46AB4FCE" w14:textId="77777777" w:rsidR="009474CC" w:rsidRPr="00BD0EFF" w:rsidRDefault="009474CC" w:rsidP="009474CC">
                  <w:pPr>
                    <w:jc w:val="center"/>
                    <w:rPr>
                      <w:color w:val="000000"/>
                    </w:rPr>
                  </w:pPr>
                  <w:r w:rsidRPr="00BD0EFF">
                    <w:rPr>
                      <w:color w:val="000000"/>
                    </w:rPr>
                    <w:t>(0.115)</w:t>
                  </w:r>
                </w:p>
              </w:tc>
              <w:tc>
                <w:tcPr>
                  <w:tcW w:w="1350" w:type="dxa"/>
                  <w:vAlign w:val="bottom"/>
                </w:tcPr>
                <w:p w14:paraId="35215B44" w14:textId="77777777" w:rsidR="009474CC" w:rsidRPr="00BD0EFF" w:rsidRDefault="009474CC" w:rsidP="009474CC">
                  <w:pPr>
                    <w:jc w:val="center"/>
                    <w:rPr>
                      <w:color w:val="000000"/>
                    </w:rPr>
                  </w:pPr>
                  <w:r w:rsidRPr="00BD0EFF">
                    <w:rPr>
                      <w:color w:val="000000"/>
                    </w:rPr>
                    <w:t>(0.095)</w:t>
                  </w:r>
                </w:p>
              </w:tc>
              <w:tc>
                <w:tcPr>
                  <w:tcW w:w="1350" w:type="dxa"/>
                  <w:vAlign w:val="bottom"/>
                </w:tcPr>
                <w:p w14:paraId="5BB719D7" w14:textId="77777777" w:rsidR="009474CC" w:rsidRPr="00BD0EFF" w:rsidRDefault="009474CC" w:rsidP="009474CC">
                  <w:pPr>
                    <w:jc w:val="center"/>
                    <w:rPr>
                      <w:color w:val="000000"/>
                    </w:rPr>
                  </w:pPr>
                  <w:r w:rsidRPr="00BD0EFF">
                    <w:rPr>
                      <w:color w:val="000000"/>
                    </w:rPr>
                    <w:t>(0.110)</w:t>
                  </w:r>
                </w:p>
              </w:tc>
              <w:tc>
                <w:tcPr>
                  <w:tcW w:w="1351" w:type="dxa"/>
                  <w:vAlign w:val="bottom"/>
                </w:tcPr>
                <w:p w14:paraId="1A673AA7" w14:textId="77777777" w:rsidR="009474CC" w:rsidRPr="00BD0EFF" w:rsidRDefault="009474CC" w:rsidP="009474CC">
                  <w:pPr>
                    <w:jc w:val="center"/>
                    <w:rPr>
                      <w:color w:val="000000"/>
                    </w:rPr>
                  </w:pPr>
                  <w:r w:rsidRPr="00BD0EFF">
                    <w:rPr>
                      <w:color w:val="000000"/>
                    </w:rPr>
                    <w:t>(0.100)</w:t>
                  </w:r>
                </w:p>
              </w:tc>
            </w:tr>
            <w:tr w:rsidR="009474CC" w:rsidRPr="006E45AB" w14:paraId="3185B409" w14:textId="77777777" w:rsidTr="009474CC">
              <w:tc>
                <w:tcPr>
                  <w:tcW w:w="3733" w:type="dxa"/>
                  <w:vAlign w:val="center"/>
                </w:tcPr>
                <w:p w14:paraId="4B779420" w14:textId="77777777" w:rsidR="009474CC" w:rsidRPr="006E45AB" w:rsidRDefault="009474CC" w:rsidP="009474CC">
                  <w:pPr>
                    <w:rPr>
                      <w:color w:val="000000"/>
                    </w:rPr>
                  </w:pPr>
                  <w:r w:rsidRPr="006E45AB">
                    <w:rPr>
                      <w:color w:val="000000"/>
                    </w:rPr>
                    <w:t>Proportion Native American</w:t>
                  </w:r>
                </w:p>
              </w:tc>
              <w:tc>
                <w:tcPr>
                  <w:tcW w:w="1350" w:type="dxa"/>
                  <w:vAlign w:val="bottom"/>
                </w:tcPr>
                <w:p w14:paraId="457A73A7" w14:textId="77777777" w:rsidR="009474CC" w:rsidRPr="00BD0EFF" w:rsidRDefault="009474CC" w:rsidP="009474CC">
                  <w:pPr>
                    <w:jc w:val="center"/>
                    <w:rPr>
                      <w:color w:val="000000"/>
                    </w:rPr>
                  </w:pPr>
                  <w:r w:rsidRPr="00BD0EFF">
                    <w:rPr>
                      <w:color w:val="000000"/>
                    </w:rPr>
                    <w:t>-1.154</w:t>
                  </w:r>
                </w:p>
              </w:tc>
              <w:tc>
                <w:tcPr>
                  <w:tcW w:w="1350" w:type="dxa"/>
                  <w:vAlign w:val="bottom"/>
                </w:tcPr>
                <w:p w14:paraId="05B3BA51" w14:textId="77777777" w:rsidR="009474CC" w:rsidRPr="00BD0EFF" w:rsidRDefault="009474CC" w:rsidP="009474CC">
                  <w:pPr>
                    <w:jc w:val="center"/>
                    <w:rPr>
                      <w:color w:val="000000"/>
                    </w:rPr>
                  </w:pPr>
                  <w:r w:rsidRPr="00BD0EFF">
                    <w:rPr>
                      <w:color w:val="000000"/>
                    </w:rPr>
                    <w:t>0.160</w:t>
                  </w:r>
                </w:p>
              </w:tc>
              <w:tc>
                <w:tcPr>
                  <w:tcW w:w="1350" w:type="dxa"/>
                  <w:vAlign w:val="bottom"/>
                </w:tcPr>
                <w:p w14:paraId="5AFF7770" w14:textId="77777777" w:rsidR="009474CC" w:rsidRPr="00BD0EFF" w:rsidRDefault="009474CC" w:rsidP="009474CC">
                  <w:pPr>
                    <w:jc w:val="center"/>
                    <w:rPr>
                      <w:color w:val="000000"/>
                    </w:rPr>
                  </w:pPr>
                  <w:r w:rsidRPr="00BD0EFF">
                    <w:rPr>
                      <w:color w:val="000000"/>
                    </w:rPr>
                    <w:t>-1.675</w:t>
                  </w:r>
                </w:p>
              </w:tc>
              <w:tc>
                <w:tcPr>
                  <w:tcW w:w="1351" w:type="dxa"/>
                  <w:vAlign w:val="bottom"/>
                </w:tcPr>
                <w:p w14:paraId="1595DE81" w14:textId="77777777" w:rsidR="009474CC" w:rsidRPr="00BD0EFF" w:rsidRDefault="009474CC" w:rsidP="009474CC">
                  <w:pPr>
                    <w:jc w:val="center"/>
                    <w:rPr>
                      <w:color w:val="000000"/>
                    </w:rPr>
                  </w:pPr>
                  <w:r w:rsidRPr="00BD0EFF">
                    <w:rPr>
                      <w:color w:val="000000"/>
                    </w:rPr>
                    <w:t>-0.055</w:t>
                  </w:r>
                </w:p>
              </w:tc>
            </w:tr>
            <w:tr w:rsidR="009474CC" w:rsidRPr="006E45AB" w14:paraId="02796486" w14:textId="77777777" w:rsidTr="009474CC">
              <w:tc>
                <w:tcPr>
                  <w:tcW w:w="3733" w:type="dxa"/>
                  <w:vAlign w:val="center"/>
                </w:tcPr>
                <w:p w14:paraId="71588772" w14:textId="77777777" w:rsidR="009474CC" w:rsidRPr="006E45AB" w:rsidRDefault="009474CC" w:rsidP="009474CC">
                  <w:pPr>
                    <w:rPr>
                      <w:color w:val="000000"/>
                    </w:rPr>
                  </w:pPr>
                </w:p>
              </w:tc>
              <w:tc>
                <w:tcPr>
                  <w:tcW w:w="1350" w:type="dxa"/>
                  <w:vAlign w:val="bottom"/>
                </w:tcPr>
                <w:p w14:paraId="6C5119DF" w14:textId="77777777" w:rsidR="009474CC" w:rsidRPr="00BD0EFF" w:rsidRDefault="009474CC" w:rsidP="009474CC">
                  <w:pPr>
                    <w:jc w:val="center"/>
                    <w:rPr>
                      <w:color w:val="000000"/>
                    </w:rPr>
                  </w:pPr>
                  <w:r w:rsidRPr="00BD0EFF">
                    <w:rPr>
                      <w:color w:val="000000"/>
                    </w:rPr>
                    <w:t>(0.871)</w:t>
                  </w:r>
                </w:p>
              </w:tc>
              <w:tc>
                <w:tcPr>
                  <w:tcW w:w="1350" w:type="dxa"/>
                  <w:vAlign w:val="bottom"/>
                </w:tcPr>
                <w:p w14:paraId="7E5A6AC8" w14:textId="77777777" w:rsidR="009474CC" w:rsidRPr="00BD0EFF" w:rsidRDefault="009474CC" w:rsidP="009474CC">
                  <w:pPr>
                    <w:jc w:val="center"/>
                    <w:rPr>
                      <w:color w:val="000000"/>
                    </w:rPr>
                  </w:pPr>
                  <w:r w:rsidRPr="00BD0EFF">
                    <w:rPr>
                      <w:color w:val="000000"/>
                    </w:rPr>
                    <w:t>(0.314)</w:t>
                  </w:r>
                </w:p>
              </w:tc>
              <w:tc>
                <w:tcPr>
                  <w:tcW w:w="1350" w:type="dxa"/>
                  <w:vAlign w:val="bottom"/>
                </w:tcPr>
                <w:p w14:paraId="6DBF74B6" w14:textId="77777777" w:rsidR="009474CC" w:rsidRPr="00BD0EFF" w:rsidRDefault="009474CC" w:rsidP="009474CC">
                  <w:pPr>
                    <w:jc w:val="center"/>
                    <w:rPr>
                      <w:color w:val="000000"/>
                    </w:rPr>
                  </w:pPr>
                  <w:r w:rsidRPr="00BD0EFF">
                    <w:rPr>
                      <w:color w:val="000000"/>
                    </w:rPr>
                    <w:t>(0.883)</w:t>
                  </w:r>
                </w:p>
              </w:tc>
              <w:tc>
                <w:tcPr>
                  <w:tcW w:w="1351" w:type="dxa"/>
                  <w:vAlign w:val="bottom"/>
                </w:tcPr>
                <w:p w14:paraId="64ED6645" w14:textId="77777777" w:rsidR="009474CC" w:rsidRPr="00BD0EFF" w:rsidRDefault="009474CC" w:rsidP="009474CC">
                  <w:pPr>
                    <w:jc w:val="center"/>
                    <w:rPr>
                      <w:color w:val="000000"/>
                    </w:rPr>
                  </w:pPr>
                  <w:r w:rsidRPr="00BD0EFF">
                    <w:rPr>
                      <w:color w:val="000000"/>
                    </w:rPr>
                    <w:t>(0.343)</w:t>
                  </w:r>
                </w:p>
              </w:tc>
            </w:tr>
            <w:tr w:rsidR="009474CC" w:rsidRPr="006E45AB" w14:paraId="3F0620D9" w14:textId="77777777" w:rsidTr="009474CC">
              <w:tc>
                <w:tcPr>
                  <w:tcW w:w="3733" w:type="dxa"/>
                  <w:vAlign w:val="center"/>
                </w:tcPr>
                <w:p w14:paraId="06121B09" w14:textId="77777777" w:rsidR="009474CC" w:rsidRPr="006E45AB" w:rsidRDefault="009474CC" w:rsidP="009474CC">
                  <w:pPr>
                    <w:rPr>
                      <w:color w:val="000000"/>
                    </w:rPr>
                  </w:pPr>
                  <w:r w:rsidRPr="006E45AB">
                    <w:rPr>
                      <w:color w:val="000000"/>
                    </w:rPr>
                    <w:t>Proportion Asian</w:t>
                  </w:r>
                </w:p>
              </w:tc>
              <w:tc>
                <w:tcPr>
                  <w:tcW w:w="1350" w:type="dxa"/>
                  <w:vAlign w:val="bottom"/>
                </w:tcPr>
                <w:p w14:paraId="7FA3DE24" w14:textId="77777777" w:rsidR="009474CC" w:rsidRPr="00BD0EFF" w:rsidRDefault="009474CC" w:rsidP="009474CC">
                  <w:pPr>
                    <w:jc w:val="center"/>
                    <w:rPr>
                      <w:color w:val="000000"/>
                    </w:rPr>
                  </w:pPr>
                  <w:r w:rsidRPr="00BD0EFF">
                    <w:rPr>
                      <w:color w:val="000000"/>
                    </w:rPr>
                    <w:t>0.366</w:t>
                  </w:r>
                </w:p>
              </w:tc>
              <w:tc>
                <w:tcPr>
                  <w:tcW w:w="1350" w:type="dxa"/>
                  <w:vAlign w:val="bottom"/>
                </w:tcPr>
                <w:p w14:paraId="4C8E12EA" w14:textId="77777777" w:rsidR="009474CC" w:rsidRPr="00BD0EFF" w:rsidRDefault="009474CC" w:rsidP="009474CC">
                  <w:pPr>
                    <w:jc w:val="center"/>
                    <w:rPr>
                      <w:color w:val="000000"/>
                    </w:rPr>
                  </w:pPr>
                  <w:r w:rsidRPr="00BD0EFF">
                    <w:rPr>
                      <w:color w:val="000000"/>
                    </w:rPr>
                    <w:t>0.387</w:t>
                  </w:r>
                  <w:r w:rsidRPr="00BD0EFF">
                    <w:rPr>
                      <w:color w:val="000000"/>
                      <w:vertAlign w:val="superscript"/>
                    </w:rPr>
                    <w:t>*</w:t>
                  </w:r>
                </w:p>
              </w:tc>
              <w:tc>
                <w:tcPr>
                  <w:tcW w:w="1350" w:type="dxa"/>
                  <w:vAlign w:val="bottom"/>
                </w:tcPr>
                <w:p w14:paraId="017871B4" w14:textId="77777777" w:rsidR="009474CC" w:rsidRPr="00BD0EFF" w:rsidRDefault="009474CC" w:rsidP="009474CC">
                  <w:pPr>
                    <w:jc w:val="center"/>
                    <w:rPr>
                      <w:color w:val="000000"/>
                    </w:rPr>
                  </w:pPr>
                  <w:r w:rsidRPr="00BD0EFF">
                    <w:rPr>
                      <w:color w:val="000000"/>
                    </w:rPr>
                    <w:t>0.311</w:t>
                  </w:r>
                </w:p>
              </w:tc>
              <w:tc>
                <w:tcPr>
                  <w:tcW w:w="1351" w:type="dxa"/>
                  <w:vAlign w:val="bottom"/>
                </w:tcPr>
                <w:p w14:paraId="04AEBFF1" w14:textId="77777777" w:rsidR="009474CC" w:rsidRPr="00BD0EFF" w:rsidRDefault="009474CC" w:rsidP="009474CC">
                  <w:pPr>
                    <w:jc w:val="center"/>
                    <w:rPr>
                      <w:color w:val="000000"/>
                    </w:rPr>
                  </w:pPr>
                  <w:r w:rsidRPr="00BD0EFF">
                    <w:rPr>
                      <w:color w:val="000000"/>
                    </w:rPr>
                    <w:t>0.321</w:t>
                  </w:r>
                  <w:r w:rsidRPr="00BD0EFF">
                    <w:rPr>
                      <w:color w:val="000000"/>
                      <w:vertAlign w:val="superscript"/>
                    </w:rPr>
                    <w:t>*</w:t>
                  </w:r>
                </w:p>
              </w:tc>
            </w:tr>
            <w:tr w:rsidR="009474CC" w:rsidRPr="006E45AB" w14:paraId="6B768284" w14:textId="77777777" w:rsidTr="009474CC">
              <w:tc>
                <w:tcPr>
                  <w:tcW w:w="3733" w:type="dxa"/>
                  <w:vAlign w:val="center"/>
                </w:tcPr>
                <w:p w14:paraId="6926EED1" w14:textId="77777777" w:rsidR="009474CC" w:rsidRPr="006E45AB" w:rsidRDefault="009474CC" w:rsidP="009474CC">
                  <w:pPr>
                    <w:rPr>
                      <w:color w:val="000000"/>
                    </w:rPr>
                  </w:pPr>
                </w:p>
              </w:tc>
              <w:tc>
                <w:tcPr>
                  <w:tcW w:w="1350" w:type="dxa"/>
                  <w:vAlign w:val="bottom"/>
                </w:tcPr>
                <w:p w14:paraId="15A4BB8B" w14:textId="77777777" w:rsidR="009474CC" w:rsidRPr="00BD0EFF" w:rsidRDefault="009474CC" w:rsidP="009474CC">
                  <w:pPr>
                    <w:jc w:val="center"/>
                    <w:rPr>
                      <w:color w:val="000000"/>
                    </w:rPr>
                  </w:pPr>
                  <w:r w:rsidRPr="00BD0EFF">
                    <w:rPr>
                      <w:color w:val="000000"/>
                    </w:rPr>
                    <w:t>(0.245)</w:t>
                  </w:r>
                </w:p>
              </w:tc>
              <w:tc>
                <w:tcPr>
                  <w:tcW w:w="1350" w:type="dxa"/>
                  <w:vAlign w:val="bottom"/>
                </w:tcPr>
                <w:p w14:paraId="6BBB8162" w14:textId="77777777" w:rsidR="009474CC" w:rsidRPr="00BD0EFF" w:rsidRDefault="009474CC" w:rsidP="009474CC">
                  <w:pPr>
                    <w:jc w:val="center"/>
                    <w:rPr>
                      <w:color w:val="000000"/>
                    </w:rPr>
                  </w:pPr>
                  <w:r w:rsidRPr="00BD0EFF">
                    <w:rPr>
                      <w:color w:val="000000"/>
                    </w:rPr>
                    <w:t>(0.162)</w:t>
                  </w:r>
                </w:p>
              </w:tc>
              <w:tc>
                <w:tcPr>
                  <w:tcW w:w="1350" w:type="dxa"/>
                  <w:vAlign w:val="bottom"/>
                </w:tcPr>
                <w:p w14:paraId="135F8E28" w14:textId="77777777" w:rsidR="009474CC" w:rsidRPr="00BD0EFF" w:rsidRDefault="009474CC" w:rsidP="009474CC">
                  <w:pPr>
                    <w:jc w:val="center"/>
                    <w:rPr>
                      <w:color w:val="000000"/>
                    </w:rPr>
                  </w:pPr>
                  <w:r w:rsidRPr="00BD0EFF">
                    <w:rPr>
                      <w:color w:val="000000"/>
                    </w:rPr>
                    <w:t>(0.262)</w:t>
                  </w:r>
                </w:p>
              </w:tc>
              <w:tc>
                <w:tcPr>
                  <w:tcW w:w="1351" w:type="dxa"/>
                  <w:vAlign w:val="bottom"/>
                </w:tcPr>
                <w:p w14:paraId="53DD4A41" w14:textId="77777777" w:rsidR="009474CC" w:rsidRPr="00BD0EFF" w:rsidRDefault="009474CC" w:rsidP="009474CC">
                  <w:pPr>
                    <w:jc w:val="center"/>
                    <w:rPr>
                      <w:color w:val="000000"/>
                    </w:rPr>
                  </w:pPr>
                  <w:r w:rsidRPr="00BD0EFF">
                    <w:rPr>
                      <w:color w:val="000000"/>
                    </w:rPr>
                    <w:t>(0.161)</w:t>
                  </w:r>
                </w:p>
              </w:tc>
            </w:tr>
            <w:tr w:rsidR="009474CC" w:rsidRPr="006E45AB" w14:paraId="29C6CEA2" w14:textId="77777777" w:rsidTr="009474CC">
              <w:tc>
                <w:tcPr>
                  <w:tcW w:w="3733" w:type="dxa"/>
                  <w:vAlign w:val="center"/>
                </w:tcPr>
                <w:p w14:paraId="3C79F92A" w14:textId="77777777" w:rsidR="009474CC" w:rsidRPr="006E45AB" w:rsidRDefault="009474CC" w:rsidP="009474CC">
                  <w:pPr>
                    <w:rPr>
                      <w:color w:val="000000"/>
                    </w:rPr>
                  </w:pPr>
                  <w:r w:rsidRPr="006E45AB">
                    <w:rPr>
                      <w:color w:val="000000"/>
                    </w:rPr>
                    <w:t>Proportion Hispanic</w:t>
                  </w:r>
                </w:p>
              </w:tc>
              <w:tc>
                <w:tcPr>
                  <w:tcW w:w="1350" w:type="dxa"/>
                  <w:vAlign w:val="bottom"/>
                </w:tcPr>
                <w:p w14:paraId="2E5899CC" w14:textId="77777777" w:rsidR="009474CC" w:rsidRPr="00BD0EFF" w:rsidRDefault="009474CC" w:rsidP="009474CC">
                  <w:pPr>
                    <w:jc w:val="center"/>
                    <w:rPr>
                      <w:color w:val="000000"/>
                    </w:rPr>
                  </w:pPr>
                  <w:r w:rsidRPr="00BD0EFF">
                    <w:rPr>
                      <w:color w:val="000000"/>
                    </w:rPr>
                    <w:t>-0.777</w:t>
                  </w:r>
                  <w:r w:rsidRPr="00BD0EFF">
                    <w:rPr>
                      <w:color w:val="000000"/>
                      <w:vertAlign w:val="superscript"/>
                    </w:rPr>
                    <w:t>***</w:t>
                  </w:r>
                </w:p>
              </w:tc>
              <w:tc>
                <w:tcPr>
                  <w:tcW w:w="1350" w:type="dxa"/>
                  <w:vAlign w:val="bottom"/>
                </w:tcPr>
                <w:p w14:paraId="18110346" w14:textId="77777777" w:rsidR="009474CC" w:rsidRPr="00BD0EFF" w:rsidRDefault="009474CC" w:rsidP="009474CC">
                  <w:pPr>
                    <w:jc w:val="center"/>
                    <w:rPr>
                      <w:color w:val="000000"/>
                    </w:rPr>
                  </w:pPr>
                  <w:r w:rsidRPr="00BD0EFF">
                    <w:rPr>
                      <w:color w:val="000000"/>
                    </w:rPr>
                    <w:t>-0.445</w:t>
                  </w:r>
                  <w:r w:rsidRPr="00BD0EFF">
                    <w:rPr>
                      <w:color w:val="000000"/>
                      <w:vertAlign w:val="superscript"/>
                    </w:rPr>
                    <w:t>***</w:t>
                  </w:r>
                </w:p>
              </w:tc>
              <w:tc>
                <w:tcPr>
                  <w:tcW w:w="1350" w:type="dxa"/>
                  <w:vAlign w:val="bottom"/>
                </w:tcPr>
                <w:p w14:paraId="5FB757F0" w14:textId="77777777" w:rsidR="009474CC" w:rsidRPr="00BD0EFF" w:rsidRDefault="009474CC" w:rsidP="009474CC">
                  <w:pPr>
                    <w:jc w:val="center"/>
                    <w:rPr>
                      <w:color w:val="000000"/>
                    </w:rPr>
                  </w:pPr>
                  <w:r w:rsidRPr="00BD0EFF">
                    <w:rPr>
                      <w:color w:val="000000"/>
                    </w:rPr>
                    <w:t>-0.971</w:t>
                  </w:r>
                  <w:r w:rsidRPr="00BD0EFF">
                    <w:rPr>
                      <w:color w:val="000000"/>
                      <w:vertAlign w:val="superscript"/>
                    </w:rPr>
                    <w:t>***</w:t>
                  </w:r>
                </w:p>
              </w:tc>
              <w:tc>
                <w:tcPr>
                  <w:tcW w:w="1351" w:type="dxa"/>
                  <w:vAlign w:val="bottom"/>
                </w:tcPr>
                <w:p w14:paraId="17B58548" w14:textId="77777777" w:rsidR="009474CC" w:rsidRPr="00BD0EFF" w:rsidRDefault="009474CC" w:rsidP="009474CC">
                  <w:pPr>
                    <w:jc w:val="center"/>
                    <w:rPr>
                      <w:color w:val="000000"/>
                    </w:rPr>
                  </w:pPr>
                  <w:r w:rsidRPr="00BD0EFF">
                    <w:rPr>
                      <w:color w:val="000000"/>
                    </w:rPr>
                    <w:t>-0.598</w:t>
                  </w:r>
                  <w:r w:rsidRPr="00BD0EFF">
                    <w:rPr>
                      <w:color w:val="000000"/>
                      <w:vertAlign w:val="superscript"/>
                    </w:rPr>
                    <w:t>***</w:t>
                  </w:r>
                </w:p>
              </w:tc>
            </w:tr>
            <w:tr w:rsidR="009474CC" w:rsidRPr="006E45AB" w14:paraId="3A4AD611" w14:textId="77777777" w:rsidTr="009474CC">
              <w:tc>
                <w:tcPr>
                  <w:tcW w:w="3733" w:type="dxa"/>
                  <w:vAlign w:val="center"/>
                </w:tcPr>
                <w:p w14:paraId="4AF1EE86" w14:textId="77777777" w:rsidR="009474CC" w:rsidRPr="006E45AB" w:rsidRDefault="009474CC" w:rsidP="009474CC">
                  <w:pPr>
                    <w:rPr>
                      <w:color w:val="000000"/>
                    </w:rPr>
                  </w:pPr>
                </w:p>
              </w:tc>
              <w:tc>
                <w:tcPr>
                  <w:tcW w:w="1350" w:type="dxa"/>
                  <w:vAlign w:val="bottom"/>
                </w:tcPr>
                <w:p w14:paraId="3E586412" w14:textId="77777777" w:rsidR="009474CC" w:rsidRPr="00BD0EFF" w:rsidRDefault="009474CC" w:rsidP="009474CC">
                  <w:pPr>
                    <w:jc w:val="center"/>
                    <w:rPr>
                      <w:color w:val="000000"/>
                    </w:rPr>
                  </w:pPr>
                  <w:r w:rsidRPr="00BD0EFF">
                    <w:rPr>
                      <w:color w:val="000000"/>
                    </w:rPr>
                    <w:t>(0.057)</w:t>
                  </w:r>
                </w:p>
              </w:tc>
              <w:tc>
                <w:tcPr>
                  <w:tcW w:w="1350" w:type="dxa"/>
                  <w:vAlign w:val="bottom"/>
                </w:tcPr>
                <w:p w14:paraId="6003D4C3" w14:textId="77777777" w:rsidR="009474CC" w:rsidRPr="00BD0EFF" w:rsidRDefault="009474CC" w:rsidP="009474CC">
                  <w:pPr>
                    <w:jc w:val="center"/>
                    <w:rPr>
                      <w:color w:val="000000"/>
                    </w:rPr>
                  </w:pPr>
                  <w:r w:rsidRPr="00BD0EFF">
                    <w:rPr>
                      <w:color w:val="000000"/>
                    </w:rPr>
                    <w:t>(0.046)</w:t>
                  </w:r>
                </w:p>
              </w:tc>
              <w:tc>
                <w:tcPr>
                  <w:tcW w:w="1350" w:type="dxa"/>
                  <w:vAlign w:val="bottom"/>
                </w:tcPr>
                <w:p w14:paraId="0E062EF6" w14:textId="77777777" w:rsidR="009474CC" w:rsidRPr="00BD0EFF" w:rsidRDefault="009474CC" w:rsidP="009474CC">
                  <w:pPr>
                    <w:jc w:val="center"/>
                    <w:rPr>
                      <w:color w:val="000000"/>
                    </w:rPr>
                  </w:pPr>
                  <w:r w:rsidRPr="00BD0EFF">
                    <w:rPr>
                      <w:color w:val="000000"/>
                    </w:rPr>
                    <w:t>(0.076)</w:t>
                  </w:r>
                </w:p>
              </w:tc>
              <w:tc>
                <w:tcPr>
                  <w:tcW w:w="1351" w:type="dxa"/>
                  <w:vAlign w:val="bottom"/>
                </w:tcPr>
                <w:p w14:paraId="1E4438FC" w14:textId="77777777" w:rsidR="009474CC" w:rsidRPr="00BD0EFF" w:rsidRDefault="009474CC" w:rsidP="009474CC">
                  <w:pPr>
                    <w:jc w:val="center"/>
                    <w:rPr>
                      <w:color w:val="000000"/>
                    </w:rPr>
                  </w:pPr>
                  <w:r w:rsidRPr="00BD0EFF">
                    <w:rPr>
                      <w:color w:val="000000"/>
                    </w:rPr>
                    <w:t>(0.064)</w:t>
                  </w:r>
                </w:p>
              </w:tc>
            </w:tr>
            <w:tr w:rsidR="009474CC" w:rsidRPr="006E45AB" w14:paraId="2D12AE5A" w14:textId="77777777" w:rsidTr="009474CC">
              <w:tc>
                <w:tcPr>
                  <w:tcW w:w="3733" w:type="dxa"/>
                  <w:vAlign w:val="center"/>
                </w:tcPr>
                <w:p w14:paraId="64031EB1" w14:textId="77777777" w:rsidR="009474CC" w:rsidRPr="006E45AB" w:rsidRDefault="009474CC" w:rsidP="009474CC">
                  <w:pPr>
                    <w:rPr>
                      <w:color w:val="000000"/>
                    </w:rPr>
                  </w:pPr>
                  <w:r w:rsidRPr="006E45AB">
                    <w:rPr>
                      <w:color w:val="000000"/>
                    </w:rPr>
                    <w:t>Proportion Other</w:t>
                  </w:r>
                </w:p>
              </w:tc>
              <w:tc>
                <w:tcPr>
                  <w:tcW w:w="1350" w:type="dxa"/>
                  <w:vAlign w:val="bottom"/>
                </w:tcPr>
                <w:p w14:paraId="66BD684E" w14:textId="77777777" w:rsidR="009474CC" w:rsidRPr="00BD0EFF" w:rsidRDefault="009474CC" w:rsidP="009474CC">
                  <w:pPr>
                    <w:jc w:val="center"/>
                    <w:rPr>
                      <w:color w:val="000000"/>
                    </w:rPr>
                  </w:pPr>
                  <w:r w:rsidRPr="00BD0EFF">
                    <w:rPr>
                      <w:color w:val="000000"/>
                    </w:rPr>
                    <w:t>1.969</w:t>
                  </w:r>
                  <w:r w:rsidRPr="00BD0EFF">
                    <w:rPr>
                      <w:color w:val="000000"/>
                      <w:vertAlign w:val="superscript"/>
                    </w:rPr>
                    <w:t>***</w:t>
                  </w:r>
                </w:p>
              </w:tc>
              <w:tc>
                <w:tcPr>
                  <w:tcW w:w="1350" w:type="dxa"/>
                  <w:vAlign w:val="bottom"/>
                </w:tcPr>
                <w:p w14:paraId="0B5769C8" w14:textId="77777777" w:rsidR="009474CC" w:rsidRPr="00BD0EFF" w:rsidRDefault="009474CC" w:rsidP="009474CC">
                  <w:pPr>
                    <w:jc w:val="center"/>
                    <w:rPr>
                      <w:color w:val="000000"/>
                    </w:rPr>
                  </w:pPr>
                  <w:r w:rsidRPr="00BD0EFF">
                    <w:rPr>
                      <w:color w:val="000000"/>
                    </w:rPr>
                    <w:t>1.861</w:t>
                  </w:r>
                  <w:r w:rsidRPr="00BD0EFF">
                    <w:rPr>
                      <w:color w:val="000000"/>
                      <w:vertAlign w:val="superscript"/>
                    </w:rPr>
                    <w:t>***</w:t>
                  </w:r>
                </w:p>
              </w:tc>
              <w:tc>
                <w:tcPr>
                  <w:tcW w:w="1350" w:type="dxa"/>
                  <w:vAlign w:val="bottom"/>
                </w:tcPr>
                <w:p w14:paraId="3381D148" w14:textId="77777777" w:rsidR="009474CC" w:rsidRPr="00BD0EFF" w:rsidRDefault="009474CC" w:rsidP="009474CC">
                  <w:pPr>
                    <w:jc w:val="center"/>
                    <w:rPr>
                      <w:color w:val="000000"/>
                    </w:rPr>
                  </w:pPr>
                  <w:r w:rsidRPr="00BD0EFF">
                    <w:rPr>
                      <w:color w:val="000000"/>
                    </w:rPr>
                    <w:t>0.248</w:t>
                  </w:r>
                </w:p>
              </w:tc>
              <w:tc>
                <w:tcPr>
                  <w:tcW w:w="1351" w:type="dxa"/>
                  <w:vAlign w:val="bottom"/>
                </w:tcPr>
                <w:p w14:paraId="164696C5" w14:textId="77777777" w:rsidR="009474CC" w:rsidRPr="00BD0EFF" w:rsidRDefault="009474CC" w:rsidP="009474CC">
                  <w:pPr>
                    <w:jc w:val="center"/>
                    <w:rPr>
                      <w:color w:val="000000"/>
                    </w:rPr>
                  </w:pPr>
                  <w:r w:rsidRPr="00BD0EFF">
                    <w:rPr>
                      <w:color w:val="000000"/>
                    </w:rPr>
                    <w:t>0.609</w:t>
                  </w:r>
                </w:p>
              </w:tc>
            </w:tr>
            <w:tr w:rsidR="009474CC" w:rsidRPr="006E45AB" w14:paraId="5EAFC667" w14:textId="77777777" w:rsidTr="009474CC">
              <w:tc>
                <w:tcPr>
                  <w:tcW w:w="3733" w:type="dxa"/>
                  <w:tcBorders>
                    <w:bottom w:val="single" w:sz="4" w:space="0" w:color="auto"/>
                  </w:tcBorders>
                  <w:vAlign w:val="center"/>
                </w:tcPr>
                <w:p w14:paraId="40B781AC" w14:textId="77777777" w:rsidR="009474CC" w:rsidRPr="006E45AB" w:rsidRDefault="009474CC" w:rsidP="009474CC">
                  <w:pPr>
                    <w:rPr>
                      <w:color w:val="000000"/>
                    </w:rPr>
                  </w:pPr>
                </w:p>
              </w:tc>
              <w:tc>
                <w:tcPr>
                  <w:tcW w:w="1350" w:type="dxa"/>
                  <w:tcBorders>
                    <w:bottom w:val="single" w:sz="4" w:space="0" w:color="auto"/>
                  </w:tcBorders>
                  <w:vAlign w:val="bottom"/>
                </w:tcPr>
                <w:p w14:paraId="5AF66831" w14:textId="77777777" w:rsidR="009474CC" w:rsidRPr="00BD0EFF" w:rsidRDefault="009474CC" w:rsidP="009474CC">
                  <w:pPr>
                    <w:jc w:val="center"/>
                    <w:rPr>
                      <w:color w:val="000000"/>
                    </w:rPr>
                  </w:pPr>
                  <w:r w:rsidRPr="00BD0EFF">
                    <w:rPr>
                      <w:color w:val="000000"/>
                    </w:rPr>
                    <w:t>(0.523)</w:t>
                  </w:r>
                </w:p>
              </w:tc>
              <w:tc>
                <w:tcPr>
                  <w:tcW w:w="1350" w:type="dxa"/>
                  <w:tcBorders>
                    <w:bottom w:val="single" w:sz="4" w:space="0" w:color="auto"/>
                  </w:tcBorders>
                  <w:vAlign w:val="bottom"/>
                </w:tcPr>
                <w:p w14:paraId="3A080F4B" w14:textId="77777777" w:rsidR="009474CC" w:rsidRPr="00BD0EFF" w:rsidRDefault="009474CC" w:rsidP="009474CC">
                  <w:pPr>
                    <w:jc w:val="center"/>
                    <w:rPr>
                      <w:color w:val="000000"/>
                    </w:rPr>
                  </w:pPr>
                  <w:r w:rsidRPr="00BD0EFF">
                    <w:rPr>
                      <w:color w:val="000000"/>
                    </w:rPr>
                    <w:t>(0.327)</w:t>
                  </w:r>
                </w:p>
              </w:tc>
              <w:tc>
                <w:tcPr>
                  <w:tcW w:w="1350" w:type="dxa"/>
                  <w:tcBorders>
                    <w:bottom w:val="single" w:sz="4" w:space="0" w:color="auto"/>
                  </w:tcBorders>
                  <w:vAlign w:val="bottom"/>
                </w:tcPr>
                <w:p w14:paraId="623F94DF" w14:textId="77777777" w:rsidR="009474CC" w:rsidRPr="00BD0EFF" w:rsidRDefault="009474CC" w:rsidP="009474CC">
                  <w:pPr>
                    <w:jc w:val="center"/>
                    <w:rPr>
                      <w:color w:val="000000"/>
                    </w:rPr>
                  </w:pPr>
                  <w:r w:rsidRPr="00BD0EFF">
                    <w:rPr>
                      <w:color w:val="000000"/>
                    </w:rPr>
                    <w:t>(0.747)</w:t>
                  </w:r>
                </w:p>
              </w:tc>
              <w:tc>
                <w:tcPr>
                  <w:tcW w:w="1351" w:type="dxa"/>
                  <w:tcBorders>
                    <w:bottom w:val="single" w:sz="4" w:space="0" w:color="auto"/>
                  </w:tcBorders>
                  <w:vAlign w:val="bottom"/>
                </w:tcPr>
                <w:p w14:paraId="3C3F2D0B" w14:textId="77777777" w:rsidR="009474CC" w:rsidRPr="00BD0EFF" w:rsidRDefault="009474CC" w:rsidP="009474CC">
                  <w:pPr>
                    <w:jc w:val="center"/>
                    <w:rPr>
                      <w:color w:val="000000"/>
                    </w:rPr>
                  </w:pPr>
                  <w:r w:rsidRPr="00BD0EFF">
                    <w:rPr>
                      <w:color w:val="000000"/>
                    </w:rPr>
                    <w:t>(0.424)</w:t>
                  </w:r>
                </w:p>
              </w:tc>
            </w:tr>
            <w:tr w:rsidR="009474CC" w:rsidRPr="006E45AB" w14:paraId="10F742EF" w14:textId="77777777" w:rsidTr="009474CC">
              <w:tc>
                <w:tcPr>
                  <w:tcW w:w="3733" w:type="dxa"/>
                  <w:tcBorders>
                    <w:top w:val="single" w:sz="4" w:space="0" w:color="auto"/>
                  </w:tcBorders>
                  <w:vAlign w:val="center"/>
                </w:tcPr>
                <w:p w14:paraId="185B3B3B" w14:textId="77777777" w:rsidR="009474CC" w:rsidRPr="006E45AB" w:rsidRDefault="009474CC" w:rsidP="009474CC">
                  <w:pPr>
                    <w:rPr>
                      <w:color w:val="000000"/>
                    </w:rPr>
                  </w:pPr>
                  <w:r w:rsidRPr="006E45AB">
                    <w:rPr>
                      <w:color w:val="000000"/>
                    </w:rPr>
                    <w:t>Observations</w:t>
                  </w:r>
                </w:p>
              </w:tc>
              <w:tc>
                <w:tcPr>
                  <w:tcW w:w="1350" w:type="dxa"/>
                  <w:tcBorders>
                    <w:top w:val="single" w:sz="4" w:space="0" w:color="auto"/>
                  </w:tcBorders>
                </w:tcPr>
                <w:p w14:paraId="7EFC09CA" w14:textId="77777777" w:rsidR="009474CC" w:rsidRPr="00BD0EFF" w:rsidRDefault="009474CC" w:rsidP="009474CC">
                  <w:pPr>
                    <w:jc w:val="center"/>
                    <w:rPr>
                      <w:color w:val="000000"/>
                    </w:rPr>
                  </w:pPr>
                  <w:r w:rsidRPr="00BD0EFF">
                    <w:rPr>
                      <w:color w:val="000000"/>
                    </w:rPr>
                    <w:t>2014</w:t>
                  </w:r>
                </w:p>
              </w:tc>
              <w:tc>
                <w:tcPr>
                  <w:tcW w:w="1350" w:type="dxa"/>
                  <w:tcBorders>
                    <w:top w:val="single" w:sz="4" w:space="0" w:color="auto"/>
                  </w:tcBorders>
                </w:tcPr>
                <w:p w14:paraId="261095E7" w14:textId="77777777" w:rsidR="009474CC" w:rsidRPr="00BD0EFF" w:rsidRDefault="009474CC" w:rsidP="009474CC">
                  <w:pPr>
                    <w:jc w:val="center"/>
                    <w:rPr>
                      <w:color w:val="000000"/>
                    </w:rPr>
                  </w:pPr>
                  <w:r w:rsidRPr="00BD0EFF">
                    <w:rPr>
                      <w:color w:val="000000"/>
                    </w:rPr>
                    <w:t>2014</w:t>
                  </w:r>
                </w:p>
              </w:tc>
              <w:tc>
                <w:tcPr>
                  <w:tcW w:w="1350" w:type="dxa"/>
                  <w:tcBorders>
                    <w:top w:val="single" w:sz="4" w:space="0" w:color="auto"/>
                  </w:tcBorders>
                </w:tcPr>
                <w:p w14:paraId="65537AC9" w14:textId="77777777" w:rsidR="009474CC" w:rsidRPr="00BD0EFF" w:rsidRDefault="009474CC" w:rsidP="009474CC">
                  <w:pPr>
                    <w:jc w:val="center"/>
                    <w:rPr>
                      <w:color w:val="000000"/>
                    </w:rPr>
                  </w:pPr>
                  <w:r w:rsidRPr="00BD0EFF">
                    <w:rPr>
                      <w:color w:val="000000"/>
                    </w:rPr>
                    <w:t>2014</w:t>
                  </w:r>
                </w:p>
              </w:tc>
              <w:tc>
                <w:tcPr>
                  <w:tcW w:w="1351" w:type="dxa"/>
                  <w:tcBorders>
                    <w:top w:val="single" w:sz="4" w:space="0" w:color="auto"/>
                  </w:tcBorders>
                </w:tcPr>
                <w:p w14:paraId="4E9A4FE1" w14:textId="77777777" w:rsidR="009474CC" w:rsidRPr="00BD0EFF" w:rsidRDefault="009474CC" w:rsidP="009474CC">
                  <w:pPr>
                    <w:jc w:val="center"/>
                    <w:rPr>
                      <w:color w:val="000000"/>
                    </w:rPr>
                  </w:pPr>
                  <w:r w:rsidRPr="00BD0EFF">
                    <w:rPr>
                      <w:color w:val="000000"/>
                    </w:rPr>
                    <w:t>2014</w:t>
                  </w:r>
                </w:p>
              </w:tc>
            </w:tr>
            <w:tr w:rsidR="009474CC" w:rsidRPr="006E45AB" w14:paraId="3C18C781" w14:textId="77777777" w:rsidTr="009474CC">
              <w:tc>
                <w:tcPr>
                  <w:tcW w:w="3733" w:type="dxa"/>
                  <w:vAlign w:val="center"/>
                </w:tcPr>
                <w:p w14:paraId="78CF7648" w14:textId="77777777" w:rsidR="009474CC" w:rsidRPr="006E45AB" w:rsidRDefault="009474CC" w:rsidP="009474CC">
                  <w:pPr>
                    <w:rPr>
                      <w:color w:val="000000"/>
                    </w:rPr>
                  </w:pPr>
                  <w:r w:rsidRPr="006E45AB">
                    <w:rPr>
                      <w:color w:val="000000"/>
                    </w:rPr>
                    <w:t>Occupation FE</w:t>
                  </w:r>
                </w:p>
              </w:tc>
              <w:tc>
                <w:tcPr>
                  <w:tcW w:w="1350" w:type="dxa"/>
                </w:tcPr>
                <w:p w14:paraId="49F98F7B" w14:textId="77777777" w:rsidR="009474CC" w:rsidRPr="00BD0EFF" w:rsidRDefault="009474CC" w:rsidP="009474CC">
                  <w:pPr>
                    <w:jc w:val="center"/>
                    <w:rPr>
                      <w:color w:val="000000"/>
                    </w:rPr>
                  </w:pPr>
                </w:p>
              </w:tc>
              <w:tc>
                <w:tcPr>
                  <w:tcW w:w="1350" w:type="dxa"/>
                </w:tcPr>
                <w:p w14:paraId="06024E1C" w14:textId="77777777" w:rsidR="009474CC" w:rsidRPr="00BD0EFF" w:rsidRDefault="009474CC" w:rsidP="009474CC">
                  <w:pPr>
                    <w:jc w:val="center"/>
                    <w:rPr>
                      <w:color w:val="000000"/>
                    </w:rPr>
                  </w:pPr>
                  <w:r w:rsidRPr="00BD0EFF">
                    <w:rPr>
                      <w:color w:val="000000"/>
                    </w:rPr>
                    <w:t>Y</w:t>
                  </w:r>
                </w:p>
              </w:tc>
              <w:tc>
                <w:tcPr>
                  <w:tcW w:w="1350" w:type="dxa"/>
                </w:tcPr>
                <w:p w14:paraId="217B3548" w14:textId="77777777" w:rsidR="009474CC" w:rsidRPr="00BD0EFF" w:rsidRDefault="009474CC" w:rsidP="009474CC">
                  <w:pPr>
                    <w:jc w:val="center"/>
                    <w:rPr>
                      <w:color w:val="000000"/>
                    </w:rPr>
                  </w:pPr>
                </w:p>
              </w:tc>
              <w:tc>
                <w:tcPr>
                  <w:tcW w:w="1351" w:type="dxa"/>
                </w:tcPr>
                <w:p w14:paraId="0EB7CBF9" w14:textId="77777777" w:rsidR="009474CC" w:rsidRPr="00BD0EFF" w:rsidRDefault="009474CC" w:rsidP="009474CC">
                  <w:pPr>
                    <w:jc w:val="center"/>
                    <w:rPr>
                      <w:color w:val="000000"/>
                    </w:rPr>
                  </w:pPr>
                  <w:r w:rsidRPr="00BD0EFF">
                    <w:rPr>
                      <w:color w:val="000000"/>
                    </w:rPr>
                    <w:t>Y</w:t>
                  </w:r>
                </w:p>
              </w:tc>
            </w:tr>
            <w:tr w:rsidR="009474CC" w:rsidRPr="006E45AB" w14:paraId="36BD2203" w14:textId="77777777" w:rsidTr="009474CC">
              <w:tc>
                <w:tcPr>
                  <w:tcW w:w="3733" w:type="dxa"/>
                  <w:vAlign w:val="center"/>
                </w:tcPr>
                <w:p w14:paraId="1DAA749C" w14:textId="77777777" w:rsidR="009474CC" w:rsidRPr="006E45AB" w:rsidRDefault="009474CC" w:rsidP="009474CC">
                  <w:pPr>
                    <w:rPr>
                      <w:color w:val="000000"/>
                    </w:rPr>
                  </w:pPr>
                  <w:r w:rsidRPr="006E45AB">
                    <w:rPr>
                      <w:color w:val="000000"/>
                    </w:rPr>
                    <w:t>Year FE</w:t>
                  </w:r>
                </w:p>
              </w:tc>
              <w:tc>
                <w:tcPr>
                  <w:tcW w:w="1350" w:type="dxa"/>
                </w:tcPr>
                <w:p w14:paraId="2F4848DC" w14:textId="77777777" w:rsidR="009474CC" w:rsidRPr="00BD0EFF" w:rsidRDefault="009474CC" w:rsidP="009474CC">
                  <w:pPr>
                    <w:jc w:val="center"/>
                    <w:rPr>
                      <w:color w:val="000000"/>
                    </w:rPr>
                  </w:pPr>
                  <w:r w:rsidRPr="00BD0EFF">
                    <w:rPr>
                      <w:color w:val="000000"/>
                    </w:rPr>
                    <w:t> </w:t>
                  </w:r>
                </w:p>
              </w:tc>
              <w:tc>
                <w:tcPr>
                  <w:tcW w:w="1350" w:type="dxa"/>
                </w:tcPr>
                <w:p w14:paraId="031FDEA4" w14:textId="77777777" w:rsidR="009474CC" w:rsidRPr="00BD0EFF" w:rsidRDefault="009474CC" w:rsidP="009474CC">
                  <w:pPr>
                    <w:jc w:val="center"/>
                    <w:rPr>
                      <w:color w:val="000000"/>
                    </w:rPr>
                  </w:pPr>
                </w:p>
              </w:tc>
              <w:tc>
                <w:tcPr>
                  <w:tcW w:w="1350" w:type="dxa"/>
                </w:tcPr>
                <w:p w14:paraId="78ACEE53" w14:textId="77777777" w:rsidR="009474CC" w:rsidRPr="00BD0EFF" w:rsidRDefault="009474CC" w:rsidP="009474CC">
                  <w:pPr>
                    <w:jc w:val="center"/>
                    <w:rPr>
                      <w:color w:val="000000"/>
                    </w:rPr>
                  </w:pPr>
                  <w:r w:rsidRPr="00BD0EFF">
                    <w:rPr>
                      <w:color w:val="000000"/>
                    </w:rPr>
                    <w:t>Y</w:t>
                  </w:r>
                </w:p>
              </w:tc>
              <w:tc>
                <w:tcPr>
                  <w:tcW w:w="1351" w:type="dxa"/>
                </w:tcPr>
                <w:p w14:paraId="1D3FE190" w14:textId="77777777" w:rsidR="009474CC" w:rsidRPr="00BD0EFF" w:rsidRDefault="009474CC" w:rsidP="009474CC">
                  <w:pPr>
                    <w:jc w:val="center"/>
                    <w:rPr>
                      <w:color w:val="000000"/>
                    </w:rPr>
                  </w:pPr>
                  <w:r w:rsidRPr="00BD0EFF">
                    <w:rPr>
                      <w:color w:val="000000"/>
                    </w:rPr>
                    <w:t>Y</w:t>
                  </w:r>
                </w:p>
              </w:tc>
            </w:tr>
            <w:tr w:rsidR="009474CC" w:rsidRPr="006E45AB" w14:paraId="0EBB5C37" w14:textId="77777777" w:rsidTr="009474CC">
              <w:tc>
                <w:tcPr>
                  <w:tcW w:w="3733" w:type="dxa"/>
                  <w:tcBorders>
                    <w:bottom w:val="single" w:sz="4" w:space="0" w:color="auto"/>
                  </w:tcBorders>
                  <w:vAlign w:val="center"/>
                </w:tcPr>
                <w:p w14:paraId="10CE989F" w14:textId="77777777" w:rsidR="009474CC" w:rsidRPr="006E45AB" w:rsidRDefault="009474CC" w:rsidP="009474CC">
                  <w:pPr>
                    <w:rPr>
                      <w:color w:val="000000"/>
                    </w:rPr>
                  </w:pPr>
                  <w:r w:rsidRPr="006E45AB">
                    <w:rPr>
                      <w:color w:val="000000"/>
                    </w:rPr>
                    <w:t xml:space="preserve">Adjusted </w:t>
                  </w:r>
                  <w:r w:rsidRPr="006E45AB">
                    <w:rPr>
                      <w:i/>
                      <w:iCs/>
                      <w:color w:val="000000"/>
                    </w:rPr>
                    <w:t>R</w:t>
                  </w:r>
                  <w:r w:rsidRPr="006E45AB">
                    <w:rPr>
                      <w:color w:val="000000"/>
                      <w:sz w:val="14"/>
                      <w:szCs w:val="14"/>
                      <w:vertAlign w:val="superscript"/>
                    </w:rPr>
                    <w:t>2</w:t>
                  </w:r>
                </w:p>
              </w:tc>
              <w:tc>
                <w:tcPr>
                  <w:tcW w:w="1350" w:type="dxa"/>
                  <w:tcBorders>
                    <w:bottom w:val="single" w:sz="4" w:space="0" w:color="auto"/>
                  </w:tcBorders>
                </w:tcPr>
                <w:p w14:paraId="60C1C2D5" w14:textId="77777777" w:rsidR="009474CC" w:rsidRPr="00BD0EFF" w:rsidRDefault="009474CC" w:rsidP="009474CC">
                  <w:pPr>
                    <w:jc w:val="center"/>
                    <w:rPr>
                      <w:color w:val="000000"/>
                    </w:rPr>
                  </w:pPr>
                  <w:r w:rsidRPr="00BD0EFF">
                    <w:rPr>
                      <w:color w:val="000000"/>
                    </w:rPr>
                    <w:t>0.855</w:t>
                  </w:r>
                </w:p>
              </w:tc>
              <w:tc>
                <w:tcPr>
                  <w:tcW w:w="1350" w:type="dxa"/>
                  <w:tcBorders>
                    <w:bottom w:val="single" w:sz="4" w:space="0" w:color="auto"/>
                  </w:tcBorders>
                </w:tcPr>
                <w:p w14:paraId="045C52A1" w14:textId="77777777" w:rsidR="009474CC" w:rsidRPr="00BD0EFF" w:rsidRDefault="009474CC" w:rsidP="009474CC">
                  <w:pPr>
                    <w:jc w:val="center"/>
                    <w:rPr>
                      <w:color w:val="000000"/>
                    </w:rPr>
                  </w:pPr>
                  <w:r w:rsidRPr="00BD0EFF">
                    <w:rPr>
                      <w:color w:val="000000"/>
                    </w:rPr>
                    <w:t>0.964</w:t>
                  </w:r>
                </w:p>
              </w:tc>
              <w:tc>
                <w:tcPr>
                  <w:tcW w:w="1350" w:type="dxa"/>
                  <w:tcBorders>
                    <w:bottom w:val="single" w:sz="4" w:space="0" w:color="auto"/>
                  </w:tcBorders>
                </w:tcPr>
                <w:p w14:paraId="64DA9785" w14:textId="77777777" w:rsidR="009474CC" w:rsidRPr="00BD0EFF" w:rsidRDefault="009474CC" w:rsidP="009474CC">
                  <w:pPr>
                    <w:jc w:val="center"/>
                    <w:rPr>
                      <w:color w:val="000000"/>
                    </w:rPr>
                  </w:pPr>
                  <w:r w:rsidRPr="00BD0EFF">
                    <w:rPr>
                      <w:color w:val="000000"/>
                    </w:rPr>
                    <w:t>0.869</w:t>
                  </w:r>
                </w:p>
              </w:tc>
              <w:tc>
                <w:tcPr>
                  <w:tcW w:w="1351" w:type="dxa"/>
                </w:tcPr>
                <w:p w14:paraId="30F3A987" w14:textId="77777777" w:rsidR="009474CC" w:rsidRPr="00BD0EFF" w:rsidRDefault="009474CC" w:rsidP="009474CC">
                  <w:pPr>
                    <w:jc w:val="center"/>
                    <w:rPr>
                      <w:color w:val="000000"/>
                    </w:rPr>
                  </w:pPr>
                  <w:r w:rsidRPr="00BD0EFF">
                    <w:rPr>
                      <w:color w:val="000000"/>
                    </w:rPr>
                    <w:t>0.967</w:t>
                  </w:r>
                </w:p>
              </w:tc>
            </w:tr>
            <w:tr w:rsidR="009474CC" w:rsidRPr="006E45AB" w14:paraId="31DF9816" w14:textId="77777777" w:rsidTr="009474CC">
              <w:tc>
                <w:tcPr>
                  <w:tcW w:w="9134" w:type="dxa"/>
                  <w:gridSpan w:val="5"/>
                  <w:tcBorders>
                    <w:top w:val="single" w:sz="4" w:space="0" w:color="auto"/>
                  </w:tcBorders>
                </w:tcPr>
                <w:p w14:paraId="14B54C9F" w14:textId="3FC78DE5" w:rsidR="009474CC" w:rsidRPr="006E45AB" w:rsidRDefault="009474CC" w:rsidP="009474CC">
                  <w:r w:rsidRPr="006E45AB">
                    <w:rPr>
                      <w:i/>
                      <w:iCs/>
                      <w:color w:val="000000"/>
                    </w:rPr>
                    <w:t>Note:</w:t>
                  </w:r>
                  <w:r w:rsidRPr="006E45AB">
                    <w:rPr>
                      <w:color w:val="000000"/>
                    </w:rPr>
                    <w:t xml:space="preserve"> Units of analysis are occupation/years for </w:t>
                  </w:r>
                  <w:r>
                    <w:rPr>
                      <w:color w:val="000000"/>
                    </w:rPr>
                    <w:t xml:space="preserve">all </w:t>
                  </w:r>
                  <w:r w:rsidRPr="006E45AB">
                    <w:rPr>
                      <w:color w:val="000000"/>
                    </w:rPr>
                    <w:t>occupations in each of 1980, 1990, 2000, 2010, and 2019. Regressions weight the occupation/year units by their size in respective years. Coefficients exclude those for industry dummies.</w:t>
                  </w:r>
                  <w:r w:rsidRPr="006E45AB">
                    <w:rPr>
                      <w:color w:val="000000"/>
                      <w:vertAlign w:val="superscript"/>
                    </w:rPr>
                    <w:t xml:space="preserve"> *</w:t>
                  </w:r>
                  <w:r w:rsidRPr="006E45AB">
                    <w:rPr>
                      <w:i/>
                      <w:iCs/>
                      <w:color w:val="000000"/>
                    </w:rPr>
                    <w:t>p&lt;</w:t>
                  </w:r>
                  <w:r w:rsidRPr="006E45AB">
                    <w:rPr>
                      <w:color w:val="000000"/>
                    </w:rPr>
                    <w:t xml:space="preserve">0.5; </w:t>
                  </w:r>
                  <w:r w:rsidRPr="006E45AB">
                    <w:rPr>
                      <w:color w:val="000000"/>
                      <w:vertAlign w:val="superscript"/>
                    </w:rPr>
                    <w:t>**</w:t>
                  </w:r>
                  <w:r w:rsidRPr="006E45AB">
                    <w:rPr>
                      <w:i/>
                      <w:iCs/>
                      <w:color w:val="000000"/>
                    </w:rPr>
                    <w:t>p</w:t>
                  </w:r>
                  <w:r w:rsidRPr="006E45AB">
                    <w:rPr>
                      <w:color w:val="000000"/>
                    </w:rPr>
                    <w:t xml:space="preserve">&lt;0.01; </w:t>
                  </w:r>
                  <w:r w:rsidRPr="006E45AB">
                    <w:rPr>
                      <w:color w:val="000000"/>
                      <w:vertAlign w:val="superscript"/>
                    </w:rPr>
                    <w:t>***</w:t>
                  </w:r>
                  <w:r w:rsidRPr="006E45AB">
                    <w:rPr>
                      <w:i/>
                      <w:iCs/>
                      <w:color w:val="000000"/>
                    </w:rPr>
                    <w:t>p</w:t>
                  </w:r>
                  <w:r w:rsidRPr="006E45AB">
                    <w:rPr>
                      <w:color w:val="000000"/>
                    </w:rPr>
                    <w:t>&lt;0.001</w:t>
                  </w:r>
                </w:p>
                <w:p w14:paraId="0A491CB9" w14:textId="77777777" w:rsidR="009474CC" w:rsidRPr="006E45AB" w:rsidRDefault="009474CC" w:rsidP="009474CC">
                  <w:pPr>
                    <w:jc w:val="center"/>
                    <w:rPr>
                      <w:color w:val="000000"/>
                    </w:rPr>
                  </w:pPr>
                </w:p>
              </w:tc>
            </w:tr>
          </w:tbl>
          <w:p w14:paraId="56D2A565" w14:textId="77777777" w:rsidR="009474CC" w:rsidRPr="006E45AB" w:rsidRDefault="009474CC" w:rsidP="009474CC">
            <w:pPr>
              <w:jc w:val="center"/>
              <w:rPr>
                <w:color w:val="000000"/>
              </w:rPr>
            </w:pPr>
          </w:p>
        </w:tc>
      </w:tr>
    </w:tbl>
    <w:p w14:paraId="05E9E33C" w14:textId="6E93B4F0" w:rsidR="00A540E7" w:rsidRPr="003F1CBE" w:rsidRDefault="00A540E7" w:rsidP="00A540E7">
      <w:pPr>
        <w:rPr>
          <w:b/>
          <w:bCs/>
        </w:rPr>
      </w:pPr>
      <w:r w:rsidRPr="003F1CBE">
        <w:rPr>
          <w:b/>
          <w:bCs/>
        </w:rPr>
        <w:t>X:</w:t>
      </w:r>
      <w:r>
        <w:rPr>
          <w:b/>
          <w:bCs/>
        </w:rPr>
        <w:t xml:space="preserve"> </w:t>
      </w:r>
      <w:r w:rsidRPr="003F1CBE">
        <w:rPr>
          <w:rFonts w:hint="eastAsia"/>
          <w:b/>
          <w:bCs/>
        </w:rPr>
        <w:t>M</w:t>
      </w:r>
      <w:r w:rsidRPr="003F1CBE">
        <w:rPr>
          <w:b/>
          <w:bCs/>
        </w:rPr>
        <w:t xml:space="preserve">ultinomial logit regression results (Relative Risk Ratios) predicting individual worker being in </w:t>
      </w:r>
      <w:r w:rsidRPr="003F1CBE">
        <w:rPr>
          <w:b/>
          <w:bCs/>
          <w:color w:val="000000"/>
        </w:rPr>
        <w:t>professional, managerial, or non-PM,</w:t>
      </w:r>
      <w:r w:rsidRPr="003F1CBE">
        <w:rPr>
          <w:b/>
          <w:bCs/>
        </w:rPr>
        <w:t xml:space="preserve"> 1980 and 2019</w:t>
      </w:r>
    </w:p>
    <w:p w14:paraId="3CF850D6" w14:textId="77777777" w:rsidR="005F7E6B" w:rsidRDefault="005F7E6B" w:rsidP="007018D8">
      <w:pPr>
        <w:rPr>
          <w:b/>
          <w:bCs/>
          <w:sz w:val="28"/>
          <w:szCs w:val="28"/>
        </w:rPr>
      </w:pPr>
    </w:p>
    <w:tbl>
      <w:tblPr>
        <w:tblW w:w="8971" w:type="dxa"/>
        <w:tblLook w:val="04A0" w:firstRow="1" w:lastRow="0" w:firstColumn="1" w:lastColumn="0" w:noHBand="0" w:noVBand="1"/>
      </w:tblPr>
      <w:tblGrid>
        <w:gridCol w:w="2160"/>
        <w:gridCol w:w="1403"/>
        <w:gridCol w:w="1938"/>
        <w:gridCol w:w="766"/>
        <w:gridCol w:w="1938"/>
        <w:gridCol w:w="766"/>
      </w:tblGrid>
      <w:tr w:rsidR="005F7E6B" w:rsidRPr="00BF0E09" w14:paraId="1230A79E" w14:textId="77777777" w:rsidTr="00BF0E09">
        <w:trPr>
          <w:trHeight w:val="314"/>
        </w:trPr>
        <w:tc>
          <w:tcPr>
            <w:tcW w:w="8971" w:type="dxa"/>
            <w:gridSpan w:val="6"/>
            <w:tcBorders>
              <w:top w:val="nil"/>
              <w:left w:val="nil"/>
              <w:bottom w:val="single" w:sz="4" w:space="0" w:color="auto"/>
              <w:right w:val="nil"/>
            </w:tcBorders>
            <w:noWrap/>
            <w:vAlign w:val="bottom"/>
            <w:hideMark/>
          </w:tcPr>
          <w:p w14:paraId="7A907049" w14:textId="22B726E6" w:rsidR="005F7E6B" w:rsidRPr="00BF0E09" w:rsidRDefault="00BF0E09" w:rsidP="00BF0E09">
            <w:pPr>
              <w:pStyle w:val="NormalWeb"/>
            </w:pPr>
            <w:r w:rsidRPr="00BF0E09">
              <w:lastRenderedPageBreak/>
              <w:t>Table A13. Relative Risk Ratios (RRR</w:t>
            </w:r>
            <w:r>
              <w:t>s</w:t>
            </w:r>
            <w:r w:rsidRPr="00BF0E09">
              <w:t>) from Multinomial Logit Models Predicting Managerial and Professional Occupational Outcomes (vs. Non-PM), 1980 and 2019</w:t>
            </w:r>
          </w:p>
        </w:tc>
      </w:tr>
      <w:tr w:rsidR="00BF0E09" w:rsidRPr="00BF0E09" w14:paraId="2C877F0A" w14:textId="77777777" w:rsidTr="00BF0E09">
        <w:trPr>
          <w:trHeight w:val="314"/>
        </w:trPr>
        <w:tc>
          <w:tcPr>
            <w:tcW w:w="2160" w:type="dxa"/>
            <w:tcBorders>
              <w:top w:val="single" w:sz="4" w:space="0" w:color="auto"/>
              <w:left w:val="nil"/>
              <w:bottom w:val="nil"/>
              <w:right w:val="nil"/>
            </w:tcBorders>
            <w:noWrap/>
            <w:vAlign w:val="bottom"/>
            <w:hideMark/>
          </w:tcPr>
          <w:p w14:paraId="6F9B1F0E" w14:textId="77777777" w:rsidR="005F7E6B" w:rsidRPr="00BF0E09" w:rsidRDefault="005F7E6B">
            <w:pPr>
              <w:jc w:val="center"/>
              <w:rPr>
                <w:color w:val="000000"/>
              </w:rPr>
            </w:pPr>
          </w:p>
        </w:tc>
        <w:tc>
          <w:tcPr>
            <w:tcW w:w="1403" w:type="dxa"/>
            <w:tcBorders>
              <w:top w:val="single" w:sz="4" w:space="0" w:color="auto"/>
              <w:left w:val="nil"/>
              <w:bottom w:val="nil"/>
              <w:right w:val="nil"/>
            </w:tcBorders>
            <w:noWrap/>
            <w:vAlign w:val="bottom"/>
            <w:hideMark/>
          </w:tcPr>
          <w:p w14:paraId="2D0340F1" w14:textId="77777777" w:rsidR="005F7E6B" w:rsidRPr="00BF0E09" w:rsidRDefault="005F7E6B">
            <w:pPr>
              <w:rPr>
                <w:sz w:val="20"/>
                <w:szCs w:val="20"/>
              </w:rPr>
            </w:pPr>
          </w:p>
        </w:tc>
        <w:tc>
          <w:tcPr>
            <w:tcW w:w="2704" w:type="dxa"/>
            <w:gridSpan w:val="2"/>
            <w:tcBorders>
              <w:top w:val="single" w:sz="4" w:space="0" w:color="auto"/>
              <w:left w:val="nil"/>
              <w:bottom w:val="single" w:sz="4" w:space="0" w:color="auto"/>
              <w:right w:val="nil"/>
            </w:tcBorders>
            <w:noWrap/>
            <w:vAlign w:val="bottom"/>
            <w:hideMark/>
          </w:tcPr>
          <w:p w14:paraId="70DF23C2" w14:textId="117D222D" w:rsidR="005F7E6B" w:rsidRPr="00BF0E09" w:rsidRDefault="00BF0E09" w:rsidP="00BF0E09">
            <w:pPr>
              <w:jc w:val="center"/>
              <w:rPr>
                <w:color w:val="000000"/>
              </w:rPr>
            </w:pPr>
            <w:r w:rsidRPr="00BF0E09">
              <w:rPr>
                <w:color w:val="000000"/>
              </w:rPr>
              <w:t>Y</w:t>
            </w:r>
            <w:r w:rsidR="005F7E6B" w:rsidRPr="00BF0E09">
              <w:rPr>
                <w:color w:val="000000"/>
              </w:rPr>
              <w:t>ear</w:t>
            </w:r>
            <w:r>
              <w:rPr>
                <w:color w:val="000000"/>
              </w:rPr>
              <w:t xml:space="preserve"> </w:t>
            </w:r>
            <w:r w:rsidR="005F7E6B" w:rsidRPr="00BF0E09">
              <w:rPr>
                <w:color w:val="000000"/>
              </w:rPr>
              <w:t>1980</w:t>
            </w:r>
          </w:p>
        </w:tc>
        <w:tc>
          <w:tcPr>
            <w:tcW w:w="2704" w:type="dxa"/>
            <w:gridSpan w:val="2"/>
            <w:tcBorders>
              <w:top w:val="single" w:sz="4" w:space="0" w:color="auto"/>
              <w:left w:val="nil"/>
              <w:bottom w:val="single" w:sz="4" w:space="0" w:color="auto"/>
              <w:right w:val="nil"/>
            </w:tcBorders>
            <w:noWrap/>
            <w:vAlign w:val="bottom"/>
            <w:hideMark/>
          </w:tcPr>
          <w:p w14:paraId="3B6BAAE2" w14:textId="08C440F5" w:rsidR="005F7E6B" w:rsidRPr="00BF0E09" w:rsidRDefault="00BF0E09" w:rsidP="00BF0E09">
            <w:pPr>
              <w:jc w:val="center"/>
              <w:rPr>
                <w:color w:val="000000"/>
              </w:rPr>
            </w:pPr>
            <w:r>
              <w:rPr>
                <w:color w:val="000000"/>
              </w:rPr>
              <w:t xml:space="preserve">Year </w:t>
            </w:r>
            <w:r w:rsidR="005F7E6B" w:rsidRPr="00BF0E09">
              <w:rPr>
                <w:color w:val="000000"/>
              </w:rPr>
              <w:t>2019</w:t>
            </w:r>
          </w:p>
        </w:tc>
      </w:tr>
      <w:tr w:rsidR="005F7E6B" w:rsidRPr="00BF0E09" w14:paraId="51587BF2" w14:textId="77777777" w:rsidTr="00BF0E09">
        <w:trPr>
          <w:trHeight w:val="314"/>
        </w:trPr>
        <w:tc>
          <w:tcPr>
            <w:tcW w:w="2160" w:type="dxa"/>
            <w:tcBorders>
              <w:top w:val="nil"/>
              <w:left w:val="nil"/>
              <w:bottom w:val="nil"/>
              <w:right w:val="nil"/>
            </w:tcBorders>
            <w:noWrap/>
            <w:vAlign w:val="bottom"/>
            <w:hideMark/>
          </w:tcPr>
          <w:p w14:paraId="65215B6D" w14:textId="0F759C41" w:rsidR="005F7E6B" w:rsidRPr="00BF0E09" w:rsidRDefault="005F7E6B">
            <w:pPr>
              <w:rPr>
                <w:color w:val="000000"/>
              </w:rPr>
            </w:pPr>
          </w:p>
        </w:tc>
        <w:tc>
          <w:tcPr>
            <w:tcW w:w="1403" w:type="dxa"/>
            <w:tcBorders>
              <w:top w:val="nil"/>
              <w:left w:val="nil"/>
              <w:bottom w:val="nil"/>
              <w:right w:val="nil"/>
            </w:tcBorders>
            <w:noWrap/>
            <w:vAlign w:val="bottom"/>
            <w:hideMark/>
          </w:tcPr>
          <w:p w14:paraId="4BBD58A9" w14:textId="77777777" w:rsidR="005F7E6B" w:rsidRPr="00BF0E09" w:rsidRDefault="005F7E6B">
            <w:pPr>
              <w:rPr>
                <w:color w:val="000000"/>
              </w:rPr>
            </w:pPr>
            <w:r w:rsidRPr="00BF0E09">
              <w:rPr>
                <w:color w:val="000000"/>
              </w:rPr>
              <w:t>Outcome</w:t>
            </w:r>
          </w:p>
        </w:tc>
        <w:tc>
          <w:tcPr>
            <w:tcW w:w="1938" w:type="dxa"/>
            <w:tcBorders>
              <w:top w:val="single" w:sz="4" w:space="0" w:color="auto"/>
              <w:left w:val="nil"/>
              <w:bottom w:val="nil"/>
              <w:right w:val="nil"/>
            </w:tcBorders>
            <w:noWrap/>
            <w:vAlign w:val="bottom"/>
            <w:hideMark/>
          </w:tcPr>
          <w:p w14:paraId="39FF3319" w14:textId="3B08751E" w:rsidR="005F7E6B" w:rsidRPr="00BF0E09" w:rsidRDefault="005F7E6B" w:rsidP="00BF0E09">
            <w:pPr>
              <w:jc w:val="center"/>
              <w:rPr>
                <w:color w:val="000000"/>
              </w:rPr>
            </w:pPr>
            <w:r w:rsidRPr="00BF0E09">
              <w:rPr>
                <w:color w:val="000000"/>
              </w:rPr>
              <w:t>RRR</w:t>
            </w:r>
          </w:p>
        </w:tc>
        <w:tc>
          <w:tcPr>
            <w:tcW w:w="766" w:type="dxa"/>
            <w:tcBorders>
              <w:top w:val="single" w:sz="4" w:space="0" w:color="auto"/>
              <w:left w:val="nil"/>
              <w:bottom w:val="nil"/>
              <w:right w:val="nil"/>
            </w:tcBorders>
            <w:noWrap/>
            <w:vAlign w:val="bottom"/>
            <w:hideMark/>
          </w:tcPr>
          <w:p w14:paraId="0E58088C" w14:textId="77777777" w:rsidR="005F7E6B" w:rsidRPr="00BF0E09" w:rsidRDefault="005F7E6B" w:rsidP="00BF0E09">
            <w:pPr>
              <w:jc w:val="center"/>
              <w:rPr>
                <w:color w:val="000000"/>
              </w:rPr>
            </w:pPr>
            <w:r w:rsidRPr="00BF0E09">
              <w:rPr>
                <w:color w:val="000000"/>
              </w:rPr>
              <w:t>SE</w:t>
            </w:r>
          </w:p>
        </w:tc>
        <w:tc>
          <w:tcPr>
            <w:tcW w:w="1938" w:type="dxa"/>
            <w:tcBorders>
              <w:top w:val="single" w:sz="4" w:space="0" w:color="auto"/>
              <w:left w:val="nil"/>
              <w:bottom w:val="nil"/>
              <w:right w:val="nil"/>
            </w:tcBorders>
            <w:noWrap/>
            <w:vAlign w:val="bottom"/>
            <w:hideMark/>
          </w:tcPr>
          <w:p w14:paraId="624C9AC1" w14:textId="07F48084" w:rsidR="005F7E6B" w:rsidRPr="00BF0E09" w:rsidRDefault="005F7E6B" w:rsidP="00BF0E09">
            <w:pPr>
              <w:jc w:val="center"/>
              <w:rPr>
                <w:color w:val="000000"/>
              </w:rPr>
            </w:pPr>
            <w:r w:rsidRPr="00BF0E09">
              <w:rPr>
                <w:color w:val="000000"/>
              </w:rPr>
              <w:t>RRR</w:t>
            </w:r>
          </w:p>
        </w:tc>
        <w:tc>
          <w:tcPr>
            <w:tcW w:w="766" w:type="dxa"/>
            <w:tcBorders>
              <w:top w:val="single" w:sz="4" w:space="0" w:color="auto"/>
              <w:left w:val="nil"/>
              <w:bottom w:val="nil"/>
              <w:right w:val="nil"/>
            </w:tcBorders>
            <w:noWrap/>
            <w:vAlign w:val="bottom"/>
            <w:hideMark/>
          </w:tcPr>
          <w:p w14:paraId="2FD9CB49" w14:textId="77777777" w:rsidR="005F7E6B" w:rsidRPr="00BF0E09" w:rsidRDefault="005F7E6B" w:rsidP="00BF0E09">
            <w:pPr>
              <w:jc w:val="center"/>
              <w:rPr>
                <w:color w:val="000000"/>
              </w:rPr>
            </w:pPr>
            <w:r w:rsidRPr="00BF0E09">
              <w:rPr>
                <w:color w:val="000000"/>
              </w:rPr>
              <w:t>SE</w:t>
            </w:r>
          </w:p>
        </w:tc>
      </w:tr>
      <w:tr w:rsidR="005F7E6B" w:rsidRPr="00BF0E09" w14:paraId="08EEB7C8" w14:textId="77777777" w:rsidTr="00BF0E09">
        <w:trPr>
          <w:trHeight w:val="314"/>
        </w:trPr>
        <w:tc>
          <w:tcPr>
            <w:tcW w:w="2160" w:type="dxa"/>
            <w:tcBorders>
              <w:top w:val="single" w:sz="4" w:space="0" w:color="auto"/>
              <w:left w:val="nil"/>
              <w:bottom w:val="nil"/>
              <w:right w:val="nil"/>
            </w:tcBorders>
            <w:noWrap/>
            <w:vAlign w:val="bottom"/>
            <w:hideMark/>
          </w:tcPr>
          <w:p w14:paraId="14EC835E" w14:textId="77777777" w:rsidR="005F7E6B" w:rsidRPr="00BF0E09" w:rsidRDefault="005F7E6B">
            <w:pPr>
              <w:rPr>
                <w:color w:val="000000"/>
              </w:rPr>
            </w:pPr>
            <w:r w:rsidRPr="00BF0E09">
              <w:rPr>
                <w:color w:val="000000"/>
              </w:rPr>
              <w:t>BA/BS</w:t>
            </w:r>
          </w:p>
        </w:tc>
        <w:tc>
          <w:tcPr>
            <w:tcW w:w="1403" w:type="dxa"/>
            <w:tcBorders>
              <w:top w:val="single" w:sz="4" w:space="0" w:color="auto"/>
              <w:left w:val="nil"/>
              <w:bottom w:val="nil"/>
              <w:right w:val="nil"/>
            </w:tcBorders>
            <w:noWrap/>
            <w:vAlign w:val="bottom"/>
            <w:hideMark/>
          </w:tcPr>
          <w:p w14:paraId="50785DB4" w14:textId="01DB78F7" w:rsidR="005F7E6B" w:rsidRPr="00BF0E09" w:rsidRDefault="005F7E6B">
            <w:pPr>
              <w:rPr>
                <w:color w:val="000000"/>
              </w:rPr>
            </w:pPr>
            <w:r w:rsidRPr="00BF0E09">
              <w:rPr>
                <w:color w:val="000000"/>
              </w:rPr>
              <w:t>Managerial</w:t>
            </w:r>
          </w:p>
        </w:tc>
        <w:tc>
          <w:tcPr>
            <w:tcW w:w="1938" w:type="dxa"/>
            <w:tcBorders>
              <w:top w:val="single" w:sz="4" w:space="0" w:color="auto"/>
              <w:left w:val="nil"/>
              <w:bottom w:val="nil"/>
              <w:right w:val="nil"/>
            </w:tcBorders>
            <w:noWrap/>
            <w:vAlign w:val="bottom"/>
            <w:hideMark/>
          </w:tcPr>
          <w:p w14:paraId="34AF90D7" w14:textId="77777777" w:rsidR="005F7E6B" w:rsidRPr="00BF0E09" w:rsidRDefault="005F7E6B" w:rsidP="00BF0E09">
            <w:pPr>
              <w:jc w:val="center"/>
              <w:rPr>
                <w:color w:val="000000"/>
              </w:rPr>
            </w:pPr>
            <w:r w:rsidRPr="00BF0E09">
              <w:rPr>
                <w:color w:val="000000"/>
              </w:rPr>
              <w:t>6.451</w:t>
            </w:r>
          </w:p>
        </w:tc>
        <w:tc>
          <w:tcPr>
            <w:tcW w:w="766" w:type="dxa"/>
            <w:tcBorders>
              <w:top w:val="single" w:sz="4" w:space="0" w:color="auto"/>
              <w:left w:val="nil"/>
              <w:bottom w:val="nil"/>
              <w:right w:val="nil"/>
            </w:tcBorders>
            <w:noWrap/>
            <w:vAlign w:val="bottom"/>
            <w:hideMark/>
          </w:tcPr>
          <w:p w14:paraId="4E5468C3" w14:textId="77777777" w:rsidR="005F7E6B" w:rsidRPr="00BF0E09" w:rsidRDefault="005F7E6B" w:rsidP="00BF0E09">
            <w:pPr>
              <w:jc w:val="center"/>
              <w:rPr>
                <w:color w:val="000000"/>
              </w:rPr>
            </w:pPr>
            <w:r w:rsidRPr="00BF0E09">
              <w:rPr>
                <w:color w:val="000000"/>
              </w:rPr>
              <w:t>0.032</w:t>
            </w:r>
          </w:p>
        </w:tc>
        <w:tc>
          <w:tcPr>
            <w:tcW w:w="1938" w:type="dxa"/>
            <w:tcBorders>
              <w:top w:val="single" w:sz="4" w:space="0" w:color="auto"/>
              <w:left w:val="nil"/>
              <w:bottom w:val="nil"/>
              <w:right w:val="nil"/>
            </w:tcBorders>
            <w:noWrap/>
            <w:vAlign w:val="bottom"/>
            <w:hideMark/>
          </w:tcPr>
          <w:p w14:paraId="1743E6D2" w14:textId="77777777" w:rsidR="005F7E6B" w:rsidRPr="00BF0E09" w:rsidRDefault="005F7E6B" w:rsidP="00BF0E09">
            <w:pPr>
              <w:jc w:val="center"/>
              <w:rPr>
                <w:color w:val="000000"/>
              </w:rPr>
            </w:pPr>
            <w:r w:rsidRPr="00BF0E09">
              <w:rPr>
                <w:color w:val="000000"/>
              </w:rPr>
              <w:t>5.309</w:t>
            </w:r>
          </w:p>
        </w:tc>
        <w:tc>
          <w:tcPr>
            <w:tcW w:w="766" w:type="dxa"/>
            <w:tcBorders>
              <w:top w:val="single" w:sz="4" w:space="0" w:color="auto"/>
              <w:left w:val="nil"/>
              <w:bottom w:val="nil"/>
              <w:right w:val="nil"/>
            </w:tcBorders>
            <w:noWrap/>
            <w:vAlign w:val="bottom"/>
            <w:hideMark/>
          </w:tcPr>
          <w:p w14:paraId="22FAC1EF" w14:textId="77777777" w:rsidR="005F7E6B" w:rsidRPr="00BF0E09" w:rsidRDefault="005F7E6B" w:rsidP="00BF0E09">
            <w:pPr>
              <w:jc w:val="center"/>
              <w:rPr>
                <w:color w:val="000000"/>
              </w:rPr>
            </w:pPr>
            <w:r w:rsidRPr="00BF0E09">
              <w:rPr>
                <w:color w:val="000000"/>
              </w:rPr>
              <w:t>0.041</w:t>
            </w:r>
          </w:p>
        </w:tc>
      </w:tr>
      <w:tr w:rsidR="005F7E6B" w:rsidRPr="00BF0E09" w14:paraId="2B28D0A8" w14:textId="77777777" w:rsidTr="00BF0E09">
        <w:trPr>
          <w:trHeight w:val="314"/>
        </w:trPr>
        <w:tc>
          <w:tcPr>
            <w:tcW w:w="2160" w:type="dxa"/>
            <w:tcBorders>
              <w:top w:val="nil"/>
              <w:left w:val="nil"/>
              <w:bottom w:val="nil"/>
              <w:right w:val="nil"/>
            </w:tcBorders>
            <w:noWrap/>
            <w:vAlign w:val="bottom"/>
            <w:hideMark/>
          </w:tcPr>
          <w:p w14:paraId="490D31D9" w14:textId="1A5F582C" w:rsidR="005F7E6B" w:rsidRPr="00BF0E09" w:rsidRDefault="00BF0E09">
            <w:pPr>
              <w:rPr>
                <w:color w:val="000000"/>
              </w:rPr>
            </w:pPr>
            <w:r>
              <w:rPr>
                <w:color w:val="000000"/>
              </w:rPr>
              <w:t>G</w:t>
            </w:r>
            <w:r w:rsidR="005F7E6B" w:rsidRPr="00BF0E09">
              <w:rPr>
                <w:color w:val="000000"/>
              </w:rPr>
              <w:t>raduate</w:t>
            </w:r>
          </w:p>
        </w:tc>
        <w:tc>
          <w:tcPr>
            <w:tcW w:w="1403" w:type="dxa"/>
            <w:tcBorders>
              <w:top w:val="nil"/>
              <w:left w:val="nil"/>
              <w:bottom w:val="nil"/>
              <w:right w:val="nil"/>
            </w:tcBorders>
            <w:noWrap/>
            <w:vAlign w:val="bottom"/>
            <w:hideMark/>
          </w:tcPr>
          <w:p w14:paraId="1A3E2288" w14:textId="410234E8" w:rsidR="005F7E6B" w:rsidRPr="00BF0E09" w:rsidRDefault="005F7E6B">
            <w:pPr>
              <w:rPr>
                <w:color w:val="000000"/>
              </w:rPr>
            </w:pPr>
            <w:r w:rsidRPr="00BF0E09">
              <w:rPr>
                <w:color w:val="000000"/>
              </w:rPr>
              <w:t>Managerial</w:t>
            </w:r>
          </w:p>
        </w:tc>
        <w:tc>
          <w:tcPr>
            <w:tcW w:w="1938" w:type="dxa"/>
            <w:tcBorders>
              <w:top w:val="nil"/>
              <w:left w:val="nil"/>
              <w:bottom w:val="nil"/>
              <w:right w:val="nil"/>
            </w:tcBorders>
            <w:noWrap/>
            <w:vAlign w:val="bottom"/>
            <w:hideMark/>
          </w:tcPr>
          <w:p w14:paraId="5CBF86EF" w14:textId="2DF829E7" w:rsidR="005F7E6B" w:rsidRPr="00BF0E09" w:rsidRDefault="005F7E6B" w:rsidP="00BF0E09">
            <w:pPr>
              <w:jc w:val="center"/>
              <w:rPr>
                <w:color w:val="000000"/>
              </w:rPr>
            </w:pPr>
            <w:r w:rsidRPr="00BF0E09">
              <w:rPr>
                <w:color w:val="000000"/>
              </w:rPr>
              <w:t>14.21</w:t>
            </w:r>
            <w:r w:rsidR="00BF0E09">
              <w:rPr>
                <w:color w:val="000000"/>
              </w:rPr>
              <w:t>0</w:t>
            </w:r>
          </w:p>
        </w:tc>
        <w:tc>
          <w:tcPr>
            <w:tcW w:w="766" w:type="dxa"/>
            <w:tcBorders>
              <w:top w:val="nil"/>
              <w:left w:val="nil"/>
              <w:bottom w:val="nil"/>
              <w:right w:val="nil"/>
            </w:tcBorders>
            <w:noWrap/>
            <w:vAlign w:val="bottom"/>
            <w:hideMark/>
          </w:tcPr>
          <w:p w14:paraId="3AA85C43" w14:textId="77777777" w:rsidR="005F7E6B" w:rsidRPr="00BF0E09" w:rsidRDefault="005F7E6B" w:rsidP="00BF0E09">
            <w:pPr>
              <w:jc w:val="center"/>
              <w:rPr>
                <w:color w:val="000000"/>
              </w:rPr>
            </w:pPr>
            <w:r w:rsidRPr="00BF0E09">
              <w:rPr>
                <w:color w:val="000000"/>
              </w:rPr>
              <w:t>0.111</w:t>
            </w:r>
          </w:p>
        </w:tc>
        <w:tc>
          <w:tcPr>
            <w:tcW w:w="1938" w:type="dxa"/>
            <w:tcBorders>
              <w:top w:val="nil"/>
              <w:left w:val="nil"/>
              <w:bottom w:val="nil"/>
              <w:right w:val="nil"/>
            </w:tcBorders>
            <w:noWrap/>
            <w:vAlign w:val="bottom"/>
            <w:hideMark/>
          </w:tcPr>
          <w:p w14:paraId="67E83D38" w14:textId="77777777" w:rsidR="005F7E6B" w:rsidRPr="00BF0E09" w:rsidRDefault="005F7E6B" w:rsidP="00BF0E09">
            <w:pPr>
              <w:jc w:val="center"/>
              <w:rPr>
                <w:color w:val="000000"/>
              </w:rPr>
            </w:pPr>
            <w:r w:rsidRPr="00BF0E09">
              <w:rPr>
                <w:color w:val="000000"/>
              </w:rPr>
              <w:t>14.225</w:t>
            </w:r>
          </w:p>
        </w:tc>
        <w:tc>
          <w:tcPr>
            <w:tcW w:w="766" w:type="dxa"/>
            <w:tcBorders>
              <w:top w:val="nil"/>
              <w:left w:val="nil"/>
              <w:bottom w:val="nil"/>
              <w:right w:val="nil"/>
            </w:tcBorders>
            <w:noWrap/>
            <w:vAlign w:val="bottom"/>
            <w:hideMark/>
          </w:tcPr>
          <w:p w14:paraId="5381871A" w14:textId="77777777" w:rsidR="005F7E6B" w:rsidRPr="00BF0E09" w:rsidRDefault="005F7E6B" w:rsidP="00BF0E09">
            <w:pPr>
              <w:jc w:val="center"/>
              <w:rPr>
                <w:color w:val="000000"/>
              </w:rPr>
            </w:pPr>
            <w:r w:rsidRPr="00BF0E09">
              <w:rPr>
                <w:color w:val="000000"/>
              </w:rPr>
              <w:t>0.140</w:t>
            </w:r>
          </w:p>
        </w:tc>
      </w:tr>
      <w:tr w:rsidR="005F7E6B" w:rsidRPr="00BF0E09" w14:paraId="3C69B6DC" w14:textId="77777777" w:rsidTr="00BF0E09">
        <w:trPr>
          <w:trHeight w:val="314"/>
        </w:trPr>
        <w:tc>
          <w:tcPr>
            <w:tcW w:w="2160" w:type="dxa"/>
            <w:tcBorders>
              <w:top w:val="nil"/>
              <w:left w:val="nil"/>
              <w:bottom w:val="nil"/>
              <w:right w:val="nil"/>
            </w:tcBorders>
            <w:noWrap/>
            <w:vAlign w:val="bottom"/>
            <w:hideMark/>
          </w:tcPr>
          <w:p w14:paraId="57D97933" w14:textId="11897B59" w:rsidR="005F7E6B" w:rsidRPr="00BF0E09" w:rsidRDefault="00BF0E09">
            <w:pPr>
              <w:rPr>
                <w:color w:val="000000"/>
              </w:rPr>
            </w:pPr>
            <w:r>
              <w:rPr>
                <w:color w:val="000000"/>
              </w:rPr>
              <w:t>E</w:t>
            </w:r>
            <w:r w:rsidR="005F7E6B" w:rsidRPr="00BF0E09">
              <w:rPr>
                <w:color w:val="000000"/>
              </w:rPr>
              <w:t>xperience (15-30)</w:t>
            </w:r>
          </w:p>
        </w:tc>
        <w:tc>
          <w:tcPr>
            <w:tcW w:w="1403" w:type="dxa"/>
            <w:tcBorders>
              <w:top w:val="nil"/>
              <w:left w:val="nil"/>
              <w:bottom w:val="nil"/>
              <w:right w:val="nil"/>
            </w:tcBorders>
            <w:noWrap/>
            <w:vAlign w:val="bottom"/>
            <w:hideMark/>
          </w:tcPr>
          <w:p w14:paraId="4D0B6DE5" w14:textId="00BE1ECD" w:rsidR="005F7E6B" w:rsidRPr="00BF0E09" w:rsidRDefault="005F7E6B">
            <w:pPr>
              <w:rPr>
                <w:color w:val="000000"/>
              </w:rPr>
            </w:pPr>
            <w:r w:rsidRPr="00BF0E09">
              <w:rPr>
                <w:color w:val="000000"/>
              </w:rPr>
              <w:t>Managerial</w:t>
            </w:r>
          </w:p>
        </w:tc>
        <w:tc>
          <w:tcPr>
            <w:tcW w:w="1938" w:type="dxa"/>
            <w:tcBorders>
              <w:top w:val="nil"/>
              <w:left w:val="nil"/>
              <w:bottom w:val="nil"/>
              <w:right w:val="nil"/>
            </w:tcBorders>
            <w:noWrap/>
            <w:vAlign w:val="bottom"/>
            <w:hideMark/>
          </w:tcPr>
          <w:p w14:paraId="4A83D843" w14:textId="77777777" w:rsidR="005F7E6B" w:rsidRPr="00BF0E09" w:rsidRDefault="005F7E6B" w:rsidP="00BF0E09">
            <w:pPr>
              <w:jc w:val="center"/>
              <w:rPr>
                <w:color w:val="000000"/>
              </w:rPr>
            </w:pPr>
            <w:r w:rsidRPr="00BF0E09">
              <w:rPr>
                <w:color w:val="000000"/>
              </w:rPr>
              <w:t>2.051</w:t>
            </w:r>
          </w:p>
        </w:tc>
        <w:tc>
          <w:tcPr>
            <w:tcW w:w="766" w:type="dxa"/>
            <w:tcBorders>
              <w:top w:val="nil"/>
              <w:left w:val="nil"/>
              <w:bottom w:val="nil"/>
              <w:right w:val="nil"/>
            </w:tcBorders>
            <w:noWrap/>
            <w:vAlign w:val="bottom"/>
            <w:hideMark/>
          </w:tcPr>
          <w:p w14:paraId="3F0C55A9" w14:textId="77777777" w:rsidR="005F7E6B" w:rsidRPr="00BF0E09" w:rsidRDefault="005F7E6B" w:rsidP="00BF0E09">
            <w:pPr>
              <w:jc w:val="center"/>
              <w:rPr>
                <w:color w:val="000000"/>
              </w:rPr>
            </w:pPr>
            <w:r w:rsidRPr="00BF0E09">
              <w:rPr>
                <w:color w:val="000000"/>
              </w:rPr>
              <w:t>0.012</w:t>
            </w:r>
          </w:p>
        </w:tc>
        <w:tc>
          <w:tcPr>
            <w:tcW w:w="1938" w:type="dxa"/>
            <w:tcBorders>
              <w:top w:val="nil"/>
              <w:left w:val="nil"/>
              <w:bottom w:val="nil"/>
              <w:right w:val="nil"/>
            </w:tcBorders>
            <w:noWrap/>
            <w:vAlign w:val="bottom"/>
            <w:hideMark/>
          </w:tcPr>
          <w:p w14:paraId="573F0DA2" w14:textId="77777777" w:rsidR="005F7E6B" w:rsidRPr="00BF0E09" w:rsidRDefault="005F7E6B" w:rsidP="00BF0E09">
            <w:pPr>
              <w:jc w:val="center"/>
              <w:rPr>
                <w:color w:val="000000"/>
              </w:rPr>
            </w:pPr>
            <w:r w:rsidRPr="00BF0E09">
              <w:rPr>
                <w:color w:val="000000"/>
              </w:rPr>
              <w:t>1.946</w:t>
            </w:r>
          </w:p>
        </w:tc>
        <w:tc>
          <w:tcPr>
            <w:tcW w:w="766" w:type="dxa"/>
            <w:tcBorders>
              <w:top w:val="nil"/>
              <w:left w:val="nil"/>
              <w:bottom w:val="nil"/>
              <w:right w:val="nil"/>
            </w:tcBorders>
            <w:noWrap/>
            <w:vAlign w:val="bottom"/>
            <w:hideMark/>
          </w:tcPr>
          <w:p w14:paraId="28FAE681" w14:textId="77777777" w:rsidR="005F7E6B" w:rsidRPr="00BF0E09" w:rsidRDefault="005F7E6B" w:rsidP="00BF0E09">
            <w:pPr>
              <w:jc w:val="center"/>
              <w:rPr>
                <w:color w:val="000000"/>
              </w:rPr>
            </w:pPr>
            <w:r w:rsidRPr="00BF0E09">
              <w:rPr>
                <w:color w:val="000000"/>
              </w:rPr>
              <w:t>0.016</w:t>
            </w:r>
          </w:p>
        </w:tc>
      </w:tr>
      <w:tr w:rsidR="005F7E6B" w:rsidRPr="00BF0E09" w14:paraId="3F11842B" w14:textId="77777777" w:rsidTr="00BF0E09">
        <w:trPr>
          <w:trHeight w:val="314"/>
        </w:trPr>
        <w:tc>
          <w:tcPr>
            <w:tcW w:w="2160" w:type="dxa"/>
            <w:tcBorders>
              <w:top w:val="nil"/>
              <w:left w:val="nil"/>
              <w:bottom w:val="nil"/>
              <w:right w:val="nil"/>
            </w:tcBorders>
            <w:noWrap/>
            <w:vAlign w:val="bottom"/>
            <w:hideMark/>
          </w:tcPr>
          <w:p w14:paraId="3E98E126" w14:textId="5DFF091B" w:rsidR="005F7E6B" w:rsidRPr="00BF0E09" w:rsidRDefault="00BF0E09">
            <w:pPr>
              <w:rPr>
                <w:color w:val="000000"/>
              </w:rPr>
            </w:pPr>
            <w:r>
              <w:rPr>
                <w:color w:val="000000"/>
              </w:rPr>
              <w:t>E</w:t>
            </w:r>
            <w:r w:rsidR="005F7E6B" w:rsidRPr="00BF0E09">
              <w:rPr>
                <w:color w:val="000000"/>
              </w:rPr>
              <w:t>xperience (30-45)</w:t>
            </w:r>
          </w:p>
        </w:tc>
        <w:tc>
          <w:tcPr>
            <w:tcW w:w="1403" w:type="dxa"/>
            <w:tcBorders>
              <w:top w:val="nil"/>
              <w:left w:val="nil"/>
              <w:bottom w:val="nil"/>
              <w:right w:val="nil"/>
            </w:tcBorders>
            <w:noWrap/>
            <w:vAlign w:val="bottom"/>
            <w:hideMark/>
          </w:tcPr>
          <w:p w14:paraId="0A0256BC" w14:textId="6970D5B8" w:rsidR="005F7E6B" w:rsidRPr="00BF0E09" w:rsidRDefault="005F7E6B">
            <w:pPr>
              <w:rPr>
                <w:color w:val="000000"/>
              </w:rPr>
            </w:pPr>
            <w:r w:rsidRPr="00BF0E09">
              <w:rPr>
                <w:color w:val="000000"/>
              </w:rPr>
              <w:t>Managerial</w:t>
            </w:r>
          </w:p>
        </w:tc>
        <w:tc>
          <w:tcPr>
            <w:tcW w:w="1938" w:type="dxa"/>
            <w:tcBorders>
              <w:top w:val="nil"/>
              <w:left w:val="nil"/>
              <w:bottom w:val="nil"/>
              <w:right w:val="nil"/>
            </w:tcBorders>
            <w:noWrap/>
            <w:vAlign w:val="bottom"/>
            <w:hideMark/>
          </w:tcPr>
          <w:p w14:paraId="16C61B4E" w14:textId="77777777" w:rsidR="005F7E6B" w:rsidRPr="00BF0E09" w:rsidRDefault="005F7E6B" w:rsidP="00BF0E09">
            <w:pPr>
              <w:jc w:val="center"/>
              <w:rPr>
                <w:color w:val="000000"/>
              </w:rPr>
            </w:pPr>
            <w:r w:rsidRPr="00BF0E09">
              <w:rPr>
                <w:color w:val="000000"/>
              </w:rPr>
              <w:t>1.935</w:t>
            </w:r>
          </w:p>
        </w:tc>
        <w:tc>
          <w:tcPr>
            <w:tcW w:w="766" w:type="dxa"/>
            <w:tcBorders>
              <w:top w:val="nil"/>
              <w:left w:val="nil"/>
              <w:bottom w:val="nil"/>
              <w:right w:val="nil"/>
            </w:tcBorders>
            <w:noWrap/>
            <w:vAlign w:val="bottom"/>
            <w:hideMark/>
          </w:tcPr>
          <w:p w14:paraId="49122ADE" w14:textId="77777777" w:rsidR="005F7E6B" w:rsidRPr="00BF0E09" w:rsidRDefault="005F7E6B" w:rsidP="00BF0E09">
            <w:pPr>
              <w:jc w:val="center"/>
              <w:rPr>
                <w:color w:val="000000"/>
              </w:rPr>
            </w:pPr>
            <w:r w:rsidRPr="00BF0E09">
              <w:rPr>
                <w:color w:val="000000"/>
              </w:rPr>
              <w:t>0.011</w:t>
            </w:r>
          </w:p>
        </w:tc>
        <w:tc>
          <w:tcPr>
            <w:tcW w:w="1938" w:type="dxa"/>
            <w:tcBorders>
              <w:top w:val="nil"/>
              <w:left w:val="nil"/>
              <w:bottom w:val="nil"/>
              <w:right w:val="nil"/>
            </w:tcBorders>
            <w:noWrap/>
            <w:vAlign w:val="bottom"/>
            <w:hideMark/>
          </w:tcPr>
          <w:p w14:paraId="590374F1" w14:textId="77777777" w:rsidR="005F7E6B" w:rsidRPr="00BF0E09" w:rsidRDefault="005F7E6B" w:rsidP="00BF0E09">
            <w:pPr>
              <w:jc w:val="center"/>
              <w:rPr>
                <w:color w:val="000000"/>
              </w:rPr>
            </w:pPr>
            <w:r w:rsidRPr="00BF0E09">
              <w:rPr>
                <w:color w:val="000000"/>
              </w:rPr>
              <w:t>1.873</w:t>
            </w:r>
          </w:p>
        </w:tc>
        <w:tc>
          <w:tcPr>
            <w:tcW w:w="766" w:type="dxa"/>
            <w:tcBorders>
              <w:top w:val="nil"/>
              <w:left w:val="nil"/>
              <w:bottom w:val="nil"/>
              <w:right w:val="nil"/>
            </w:tcBorders>
            <w:noWrap/>
            <w:vAlign w:val="bottom"/>
            <w:hideMark/>
          </w:tcPr>
          <w:p w14:paraId="74AA29C6" w14:textId="77777777" w:rsidR="005F7E6B" w:rsidRPr="00BF0E09" w:rsidRDefault="005F7E6B" w:rsidP="00BF0E09">
            <w:pPr>
              <w:jc w:val="center"/>
              <w:rPr>
                <w:color w:val="000000"/>
              </w:rPr>
            </w:pPr>
            <w:r w:rsidRPr="00BF0E09">
              <w:rPr>
                <w:color w:val="000000"/>
              </w:rPr>
              <w:t>0.017</w:t>
            </w:r>
          </w:p>
        </w:tc>
      </w:tr>
      <w:tr w:rsidR="005F7E6B" w:rsidRPr="00BF0E09" w14:paraId="3B92B780" w14:textId="77777777" w:rsidTr="00BF0E09">
        <w:trPr>
          <w:trHeight w:val="314"/>
        </w:trPr>
        <w:tc>
          <w:tcPr>
            <w:tcW w:w="2160" w:type="dxa"/>
            <w:tcBorders>
              <w:top w:val="nil"/>
              <w:left w:val="nil"/>
              <w:bottom w:val="nil"/>
              <w:right w:val="nil"/>
            </w:tcBorders>
            <w:noWrap/>
            <w:vAlign w:val="bottom"/>
            <w:hideMark/>
          </w:tcPr>
          <w:p w14:paraId="1E084D66" w14:textId="43BC0ADA" w:rsidR="005F7E6B" w:rsidRPr="00BF0E09" w:rsidRDefault="00BF0E09">
            <w:pPr>
              <w:rPr>
                <w:color w:val="000000"/>
              </w:rPr>
            </w:pPr>
            <w:r>
              <w:rPr>
                <w:color w:val="000000"/>
              </w:rPr>
              <w:t>E</w:t>
            </w:r>
            <w:r w:rsidR="005F7E6B" w:rsidRPr="00BF0E09">
              <w:rPr>
                <w:color w:val="000000"/>
              </w:rPr>
              <w:t>xperience (45+)</w:t>
            </w:r>
          </w:p>
        </w:tc>
        <w:tc>
          <w:tcPr>
            <w:tcW w:w="1403" w:type="dxa"/>
            <w:tcBorders>
              <w:top w:val="nil"/>
              <w:left w:val="nil"/>
              <w:bottom w:val="nil"/>
              <w:right w:val="nil"/>
            </w:tcBorders>
            <w:noWrap/>
            <w:vAlign w:val="bottom"/>
            <w:hideMark/>
          </w:tcPr>
          <w:p w14:paraId="3F8E0B7C" w14:textId="130FF1B4" w:rsidR="005F7E6B" w:rsidRPr="00BF0E09" w:rsidRDefault="005F7E6B">
            <w:pPr>
              <w:rPr>
                <w:color w:val="000000"/>
              </w:rPr>
            </w:pPr>
            <w:r w:rsidRPr="00BF0E09">
              <w:rPr>
                <w:color w:val="000000"/>
              </w:rPr>
              <w:t>Managerial</w:t>
            </w:r>
          </w:p>
        </w:tc>
        <w:tc>
          <w:tcPr>
            <w:tcW w:w="1938" w:type="dxa"/>
            <w:tcBorders>
              <w:top w:val="nil"/>
              <w:left w:val="nil"/>
              <w:bottom w:val="nil"/>
              <w:right w:val="nil"/>
            </w:tcBorders>
            <w:noWrap/>
            <w:vAlign w:val="bottom"/>
            <w:hideMark/>
          </w:tcPr>
          <w:p w14:paraId="475B6E2F" w14:textId="77777777" w:rsidR="005F7E6B" w:rsidRPr="00BF0E09" w:rsidRDefault="005F7E6B" w:rsidP="00BF0E09">
            <w:pPr>
              <w:jc w:val="center"/>
              <w:rPr>
                <w:color w:val="000000"/>
              </w:rPr>
            </w:pPr>
            <w:r w:rsidRPr="00BF0E09">
              <w:rPr>
                <w:color w:val="000000"/>
              </w:rPr>
              <w:t>1.194</w:t>
            </w:r>
          </w:p>
        </w:tc>
        <w:tc>
          <w:tcPr>
            <w:tcW w:w="766" w:type="dxa"/>
            <w:tcBorders>
              <w:top w:val="nil"/>
              <w:left w:val="nil"/>
              <w:bottom w:val="nil"/>
              <w:right w:val="nil"/>
            </w:tcBorders>
            <w:noWrap/>
            <w:vAlign w:val="bottom"/>
            <w:hideMark/>
          </w:tcPr>
          <w:p w14:paraId="199EEE9F" w14:textId="77777777" w:rsidR="005F7E6B" w:rsidRPr="00BF0E09" w:rsidRDefault="005F7E6B" w:rsidP="00BF0E09">
            <w:pPr>
              <w:jc w:val="center"/>
              <w:rPr>
                <w:color w:val="000000"/>
              </w:rPr>
            </w:pPr>
            <w:r w:rsidRPr="00BF0E09">
              <w:rPr>
                <w:color w:val="000000"/>
              </w:rPr>
              <w:t>0.013</w:t>
            </w:r>
          </w:p>
        </w:tc>
        <w:tc>
          <w:tcPr>
            <w:tcW w:w="1938" w:type="dxa"/>
            <w:tcBorders>
              <w:top w:val="nil"/>
              <w:left w:val="nil"/>
              <w:bottom w:val="nil"/>
              <w:right w:val="nil"/>
            </w:tcBorders>
            <w:noWrap/>
            <w:vAlign w:val="bottom"/>
            <w:hideMark/>
          </w:tcPr>
          <w:p w14:paraId="013512AC" w14:textId="77777777" w:rsidR="005F7E6B" w:rsidRPr="00BF0E09" w:rsidRDefault="005F7E6B" w:rsidP="00BF0E09">
            <w:pPr>
              <w:jc w:val="center"/>
              <w:rPr>
                <w:color w:val="000000"/>
              </w:rPr>
            </w:pPr>
            <w:r w:rsidRPr="00BF0E09">
              <w:rPr>
                <w:color w:val="000000"/>
              </w:rPr>
              <w:t>1.250</w:t>
            </w:r>
          </w:p>
        </w:tc>
        <w:tc>
          <w:tcPr>
            <w:tcW w:w="766" w:type="dxa"/>
            <w:tcBorders>
              <w:top w:val="nil"/>
              <w:left w:val="nil"/>
              <w:bottom w:val="nil"/>
              <w:right w:val="nil"/>
            </w:tcBorders>
            <w:noWrap/>
            <w:vAlign w:val="bottom"/>
            <w:hideMark/>
          </w:tcPr>
          <w:p w14:paraId="6C19F9D8" w14:textId="77777777" w:rsidR="005F7E6B" w:rsidRPr="00BF0E09" w:rsidRDefault="005F7E6B" w:rsidP="00BF0E09">
            <w:pPr>
              <w:jc w:val="center"/>
              <w:rPr>
                <w:color w:val="000000"/>
              </w:rPr>
            </w:pPr>
            <w:r w:rsidRPr="00BF0E09">
              <w:rPr>
                <w:color w:val="000000"/>
              </w:rPr>
              <w:t>0.020</w:t>
            </w:r>
          </w:p>
        </w:tc>
      </w:tr>
      <w:tr w:rsidR="005F7E6B" w:rsidRPr="00BF0E09" w14:paraId="3EB15AEF" w14:textId="77777777" w:rsidTr="00BF0E09">
        <w:trPr>
          <w:trHeight w:val="314"/>
        </w:trPr>
        <w:tc>
          <w:tcPr>
            <w:tcW w:w="2160" w:type="dxa"/>
            <w:tcBorders>
              <w:top w:val="nil"/>
              <w:left w:val="nil"/>
              <w:bottom w:val="nil"/>
              <w:right w:val="nil"/>
            </w:tcBorders>
            <w:noWrap/>
            <w:vAlign w:val="bottom"/>
            <w:hideMark/>
          </w:tcPr>
          <w:p w14:paraId="06967B40" w14:textId="335E6153" w:rsidR="005F7E6B" w:rsidRPr="00BF0E09" w:rsidRDefault="00BF0E09">
            <w:pPr>
              <w:rPr>
                <w:color w:val="000000"/>
              </w:rPr>
            </w:pPr>
            <w:r>
              <w:rPr>
                <w:color w:val="000000"/>
              </w:rPr>
              <w:t>P</w:t>
            </w:r>
            <w:r w:rsidR="005F7E6B" w:rsidRPr="00BF0E09">
              <w:rPr>
                <w:color w:val="000000"/>
              </w:rPr>
              <w:t>ublic sector</w:t>
            </w:r>
          </w:p>
        </w:tc>
        <w:tc>
          <w:tcPr>
            <w:tcW w:w="1403" w:type="dxa"/>
            <w:tcBorders>
              <w:top w:val="nil"/>
              <w:left w:val="nil"/>
              <w:bottom w:val="nil"/>
              <w:right w:val="nil"/>
            </w:tcBorders>
            <w:noWrap/>
            <w:vAlign w:val="bottom"/>
            <w:hideMark/>
          </w:tcPr>
          <w:p w14:paraId="5603003E" w14:textId="77777777" w:rsidR="005F7E6B" w:rsidRPr="00BF0E09" w:rsidRDefault="005F7E6B">
            <w:pPr>
              <w:rPr>
                <w:color w:val="000000"/>
              </w:rPr>
            </w:pPr>
            <w:r w:rsidRPr="00BF0E09">
              <w:rPr>
                <w:color w:val="000000"/>
              </w:rPr>
              <w:t>Managerial</w:t>
            </w:r>
          </w:p>
        </w:tc>
        <w:tc>
          <w:tcPr>
            <w:tcW w:w="1938" w:type="dxa"/>
            <w:tcBorders>
              <w:top w:val="nil"/>
              <w:left w:val="nil"/>
              <w:bottom w:val="nil"/>
              <w:right w:val="nil"/>
            </w:tcBorders>
            <w:noWrap/>
            <w:vAlign w:val="bottom"/>
            <w:hideMark/>
          </w:tcPr>
          <w:p w14:paraId="4C2D3AFE" w14:textId="77777777" w:rsidR="005F7E6B" w:rsidRPr="00BF0E09" w:rsidRDefault="005F7E6B" w:rsidP="00BF0E09">
            <w:pPr>
              <w:jc w:val="center"/>
              <w:rPr>
                <w:color w:val="000000"/>
              </w:rPr>
            </w:pPr>
            <w:r w:rsidRPr="00BF0E09">
              <w:rPr>
                <w:color w:val="000000"/>
              </w:rPr>
              <w:t>0.843</w:t>
            </w:r>
          </w:p>
        </w:tc>
        <w:tc>
          <w:tcPr>
            <w:tcW w:w="766" w:type="dxa"/>
            <w:tcBorders>
              <w:top w:val="nil"/>
              <w:left w:val="nil"/>
              <w:bottom w:val="nil"/>
              <w:right w:val="nil"/>
            </w:tcBorders>
            <w:noWrap/>
            <w:vAlign w:val="bottom"/>
            <w:hideMark/>
          </w:tcPr>
          <w:p w14:paraId="7E3CEE66" w14:textId="77777777" w:rsidR="005F7E6B" w:rsidRPr="00BF0E09" w:rsidRDefault="005F7E6B" w:rsidP="00BF0E09">
            <w:pPr>
              <w:jc w:val="center"/>
              <w:rPr>
                <w:color w:val="000000"/>
              </w:rPr>
            </w:pPr>
            <w:r w:rsidRPr="00BF0E09">
              <w:rPr>
                <w:color w:val="000000"/>
              </w:rPr>
              <w:t>0.006</w:t>
            </w:r>
          </w:p>
        </w:tc>
        <w:tc>
          <w:tcPr>
            <w:tcW w:w="1938" w:type="dxa"/>
            <w:tcBorders>
              <w:top w:val="nil"/>
              <w:left w:val="nil"/>
              <w:bottom w:val="nil"/>
              <w:right w:val="nil"/>
            </w:tcBorders>
            <w:noWrap/>
            <w:vAlign w:val="bottom"/>
            <w:hideMark/>
          </w:tcPr>
          <w:p w14:paraId="0292ADE1" w14:textId="77777777" w:rsidR="005F7E6B" w:rsidRPr="00BF0E09" w:rsidRDefault="005F7E6B" w:rsidP="00BF0E09">
            <w:pPr>
              <w:jc w:val="center"/>
              <w:rPr>
                <w:color w:val="000000"/>
              </w:rPr>
            </w:pPr>
            <w:r w:rsidRPr="00BF0E09">
              <w:rPr>
                <w:color w:val="000000"/>
              </w:rPr>
              <w:t>0.707</w:t>
            </w:r>
          </w:p>
        </w:tc>
        <w:tc>
          <w:tcPr>
            <w:tcW w:w="766" w:type="dxa"/>
            <w:tcBorders>
              <w:top w:val="nil"/>
              <w:left w:val="nil"/>
              <w:bottom w:val="nil"/>
              <w:right w:val="nil"/>
            </w:tcBorders>
            <w:noWrap/>
            <w:vAlign w:val="bottom"/>
            <w:hideMark/>
          </w:tcPr>
          <w:p w14:paraId="502536BA" w14:textId="77777777" w:rsidR="005F7E6B" w:rsidRPr="00BF0E09" w:rsidRDefault="005F7E6B" w:rsidP="00BF0E09">
            <w:pPr>
              <w:jc w:val="center"/>
              <w:rPr>
                <w:color w:val="000000"/>
              </w:rPr>
            </w:pPr>
            <w:r w:rsidRPr="00BF0E09">
              <w:rPr>
                <w:color w:val="000000"/>
              </w:rPr>
              <w:t>0.009</w:t>
            </w:r>
          </w:p>
        </w:tc>
      </w:tr>
      <w:tr w:rsidR="005F7E6B" w:rsidRPr="00BF0E09" w14:paraId="5E29EB41" w14:textId="77777777" w:rsidTr="00BF0E09">
        <w:trPr>
          <w:trHeight w:val="314"/>
        </w:trPr>
        <w:tc>
          <w:tcPr>
            <w:tcW w:w="2160" w:type="dxa"/>
            <w:tcBorders>
              <w:top w:val="nil"/>
              <w:left w:val="nil"/>
              <w:bottom w:val="nil"/>
              <w:right w:val="nil"/>
            </w:tcBorders>
            <w:noWrap/>
            <w:vAlign w:val="bottom"/>
            <w:hideMark/>
          </w:tcPr>
          <w:p w14:paraId="34FA59BE" w14:textId="55DA1467" w:rsidR="005F7E6B" w:rsidRPr="00BF0E09" w:rsidRDefault="005F7E6B">
            <w:pPr>
              <w:rPr>
                <w:color w:val="000000"/>
              </w:rPr>
            </w:pPr>
            <w:r w:rsidRPr="00BF0E09">
              <w:rPr>
                <w:color w:val="000000"/>
              </w:rPr>
              <w:t>Black</w:t>
            </w:r>
          </w:p>
        </w:tc>
        <w:tc>
          <w:tcPr>
            <w:tcW w:w="1403" w:type="dxa"/>
            <w:tcBorders>
              <w:top w:val="nil"/>
              <w:left w:val="nil"/>
              <w:bottom w:val="nil"/>
              <w:right w:val="nil"/>
            </w:tcBorders>
            <w:noWrap/>
            <w:vAlign w:val="bottom"/>
            <w:hideMark/>
          </w:tcPr>
          <w:p w14:paraId="03519C7A" w14:textId="77777777" w:rsidR="005F7E6B" w:rsidRPr="00BF0E09" w:rsidRDefault="005F7E6B">
            <w:pPr>
              <w:rPr>
                <w:color w:val="000000"/>
              </w:rPr>
            </w:pPr>
            <w:r w:rsidRPr="00BF0E09">
              <w:rPr>
                <w:color w:val="000000"/>
              </w:rPr>
              <w:t>Managerial</w:t>
            </w:r>
          </w:p>
        </w:tc>
        <w:tc>
          <w:tcPr>
            <w:tcW w:w="1938" w:type="dxa"/>
            <w:tcBorders>
              <w:top w:val="nil"/>
              <w:left w:val="nil"/>
              <w:bottom w:val="nil"/>
              <w:right w:val="nil"/>
            </w:tcBorders>
            <w:noWrap/>
            <w:vAlign w:val="bottom"/>
            <w:hideMark/>
          </w:tcPr>
          <w:p w14:paraId="6CECAE9D" w14:textId="246C56EA" w:rsidR="005F7E6B" w:rsidRPr="00BF0E09" w:rsidRDefault="005F7E6B" w:rsidP="00BF0E09">
            <w:pPr>
              <w:jc w:val="center"/>
              <w:rPr>
                <w:color w:val="000000"/>
              </w:rPr>
            </w:pPr>
            <w:r w:rsidRPr="00BF0E09">
              <w:rPr>
                <w:color w:val="000000"/>
              </w:rPr>
              <w:t>0.45</w:t>
            </w:r>
            <w:r w:rsidR="00BF0E09">
              <w:rPr>
                <w:color w:val="000000"/>
              </w:rPr>
              <w:t>0</w:t>
            </w:r>
          </w:p>
        </w:tc>
        <w:tc>
          <w:tcPr>
            <w:tcW w:w="766" w:type="dxa"/>
            <w:tcBorders>
              <w:top w:val="nil"/>
              <w:left w:val="nil"/>
              <w:bottom w:val="nil"/>
              <w:right w:val="nil"/>
            </w:tcBorders>
            <w:noWrap/>
            <w:vAlign w:val="bottom"/>
            <w:hideMark/>
          </w:tcPr>
          <w:p w14:paraId="4EF3A304" w14:textId="77777777" w:rsidR="005F7E6B" w:rsidRPr="00BF0E09" w:rsidRDefault="005F7E6B" w:rsidP="00BF0E09">
            <w:pPr>
              <w:jc w:val="center"/>
              <w:rPr>
                <w:color w:val="000000"/>
              </w:rPr>
            </w:pPr>
            <w:r w:rsidRPr="00BF0E09">
              <w:rPr>
                <w:color w:val="000000"/>
              </w:rPr>
              <w:t>0.004</w:t>
            </w:r>
          </w:p>
        </w:tc>
        <w:tc>
          <w:tcPr>
            <w:tcW w:w="1938" w:type="dxa"/>
            <w:tcBorders>
              <w:top w:val="nil"/>
              <w:left w:val="nil"/>
              <w:bottom w:val="nil"/>
              <w:right w:val="nil"/>
            </w:tcBorders>
            <w:noWrap/>
            <w:vAlign w:val="bottom"/>
            <w:hideMark/>
          </w:tcPr>
          <w:p w14:paraId="73C1A319" w14:textId="77777777" w:rsidR="005F7E6B" w:rsidRPr="00BF0E09" w:rsidRDefault="005F7E6B" w:rsidP="00BF0E09">
            <w:pPr>
              <w:jc w:val="center"/>
              <w:rPr>
                <w:color w:val="000000"/>
              </w:rPr>
            </w:pPr>
            <w:r w:rsidRPr="00BF0E09">
              <w:rPr>
                <w:color w:val="000000"/>
              </w:rPr>
              <w:t>0.545</w:t>
            </w:r>
          </w:p>
        </w:tc>
        <w:tc>
          <w:tcPr>
            <w:tcW w:w="766" w:type="dxa"/>
            <w:tcBorders>
              <w:top w:val="nil"/>
              <w:left w:val="nil"/>
              <w:bottom w:val="nil"/>
              <w:right w:val="nil"/>
            </w:tcBorders>
            <w:noWrap/>
            <w:vAlign w:val="bottom"/>
            <w:hideMark/>
          </w:tcPr>
          <w:p w14:paraId="669ADD55" w14:textId="77777777" w:rsidR="005F7E6B" w:rsidRPr="00BF0E09" w:rsidRDefault="005F7E6B" w:rsidP="00BF0E09">
            <w:pPr>
              <w:jc w:val="center"/>
              <w:rPr>
                <w:color w:val="000000"/>
              </w:rPr>
            </w:pPr>
            <w:r w:rsidRPr="00BF0E09">
              <w:rPr>
                <w:color w:val="000000"/>
              </w:rPr>
              <w:t>0.007</w:t>
            </w:r>
          </w:p>
        </w:tc>
      </w:tr>
      <w:tr w:rsidR="005F7E6B" w:rsidRPr="00BF0E09" w14:paraId="7AD755A7" w14:textId="77777777" w:rsidTr="00BF0E09">
        <w:trPr>
          <w:trHeight w:val="314"/>
        </w:trPr>
        <w:tc>
          <w:tcPr>
            <w:tcW w:w="2160" w:type="dxa"/>
            <w:tcBorders>
              <w:top w:val="nil"/>
              <w:left w:val="nil"/>
              <w:bottom w:val="nil"/>
              <w:right w:val="nil"/>
            </w:tcBorders>
            <w:noWrap/>
            <w:vAlign w:val="bottom"/>
            <w:hideMark/>
          </w:tcPr>
          <w:p w14:paraId="0933139A" w14:textId="12B974F0" w:rsidR="005F7E6B" w:rsidRPr="00BF0E09" w:rsidRDefault="00BF0E09">
            <w:pPr>
              <w:rPr>
                <w:color w:val="000000"/>
              </w:rPr>
            </w:pPr>
            <w:r>
              <w:rPr>
                <w:color w:val="000000"/>
              </w:rPr>
              <w:t>N</w:t>
            </w:r>
            <w:r w:rsidR="005F7E6B" w:rsidRPr="00BF0E09">
              <w:rPr>
                <w:color w:val="000000"/>
              </w:rPr>
              <w:t>ative American</w:t>
            </w:r>
          </w:p>
        </w:tc>
        <w:tc>
          <w:tcPr>
            <w:tcW w:w="1403" w:type="dxa"/>
            <w:tcBorders>
              <w:top w:val="nil"/>
              <w:left w:val="nil"/>
              <w:bottom w:val="nil"/>
              <w:right w:val="nil"/>
            </w:tcBorders>
            <w:noWrap/>
            <w:vAlign w:val="bottom"/>
            <w:hideMark/>
          </w:tcPr>
          <w:p w14:paraId="0783BF82" w14:textId="77777777" w:rsidR="005F7E6B" w:rsidRPr="00BF0E09" w:rsidRDefault="005F7E6B">
            <w:pPr>
              <w:rPr>
                <w:color w:val="000000"/>
              </w:rPr>
            </w:pPr>
            <w:r w:rsidRPr="00BF0E09">
              <w:rPr>
                <w:color w:val="000000"/>
              </w:rPr>
              <w:t>Managerial</w:t>
            </w:r>
          </w:p>
        </w:tc>
        <w:tc>
          <w:tcPr>
            <w:tcW w:w="1938" w:type="dxa"/>
            <w:tcBorders>
              <w:top w:val="nil"/>
              <w:left w:val="nil"/>
              <w:bottom w:val="nil"/>
              <w:right w:val="nil"/>
            </w:tcBorders>
            <w:noWrap/>
            <w:vAlign w:val="bottom"/>
            <w:hideMark/>
          </w:tcPr>
          <w:p w14:paraId="6456996B" w14:textId="77777777" w:rsidR="005F7E6B" w:rsidRPr="00BF0E09" w:rsidRDefault="005F7E6B" w:rsidP="00BF0E09">
            <w:pPr>
              <w:jc w:val="center"/>
              <w:rPr>
                <w:color w:val="000000"/>
              </w:rPr>
            </w:pPr>
            <w:r w:rsidRPr="00BF0E09">
              <w:rPr>
                <w:color w:val="000000"/>
              </w:rPr>
              <w:t>0.781</w:t>
            </w:r>
          </w:p>
        </w:tc>
        <w:tc>
          <w:tcPr>
            <w:tcW w:w="766" w:type="dxa"/>
            <w:tcBorders>
              <w:top w:val="nil"/>
              <w:left w:val="nil"/>
              <w:bottom w:val="nil"/>
              <w:right w:val="nil"/>
            </w:tcBorders>
            <w:noWrap/>
            <w:vAlign w:val="bottom"/>
            <w:hideMark/>
          </w:tcPr>
          <w:p w14:paraId="69488ABD" w14:textId="77777777" w:rsidR="005F7E6B" w:rsidRPr="00BF0E09" w:rsidRDefault="005F7E6B" w:rsidP="00BF0E09">
            <w:pPr>
              <w:jc w:val="center"/>
              <w:rPr>
                <w:color w:val="000000"/>
              </w:rPr>
            </w:pPr>
            <w:r w:rsidRPr="00BF0E09">
              <w:rPr>
                <w:color w:val="000000"/>
              </w:rPr>
              <w:t>0.025</w:t>
            </w:r>
          </w:p>
        </w:tc>
        <w:tc>
          <w:tcPr>
            <w:tcW w:w="1938" w:type="dxa"/>
            <w:tcBorders>
              <w:top w:val="nil"/>
              <w:left w:val="nil"/>
              <w:bottom w:val="nil"/>
              <w:right w:val="nil"/>
            </w:tcBorders>
            <w:noWrap/>
            <w:vAlign w:val="bottom"/>
            <w:hideMark/>
          </w:tcPr>
          <w:p w14:paraId="1EFF71F1" w14:textId="77777777" w:rsidR="005F7E6B" w:rsidRPr="00BF0E09" w:rsidRDefault="005F7E6B" w:rsidP="00BF0E09">
            <w:pPr>
              <w:jc w:val="center"/>
              <w:rPr>
                <w:color w:val="000000"/>
              </w:rPr>
            </w:pPr>
            <w:r w:rsidRPr="00BF0E09">
              <w:rPr>
                <w:color w:val="000000"/>
              </w:rPr>
              <w:t>0.880</w:t>
            </w:r>
          </w:p>
        </w:tc>
        <w:tc>
          <w:tcPr>
            <w:tcW w:w="766" w:type="dxa"/>
            <w:tcBorders>
              <w:top w:val="nil"/>
              <w:left w:val="nil"/>
              <w:bottom w:val="nil"/>
              <w:right w:val="nil"/>
            </w:tcBorders>
            <w:noWrap/>
            <w:vAlign w:val="bottom"/>
            <w:hideMark/>
          </w:tcPr>
          <w:p w14:paraId="48C2F900" w14:textId="77777777" w:rsidR="005F7E6B" w:rsidRPr="00BF0E09" w:rsidRDefault="005F7E6B" w:rsidP="00BF0E09">
            <w:pPr>
              <w:jc w:val="center"/>
              <w:rPr>
                <w:color w:val="000000"/>
              </w:rPr>
            </w:pPr>
            <w:r w:rsidRPr="00BF0E09">
              <w:rPr>
                <w:color w:val="000000"/>
              </w:rPr>
              <w:t>0.042</w:t>
            </w:r>
          </w:p>
        </w:tc>
      </w:tr>
      <w:tr w:rsidR="005F7E6B" w:rsidRPr="00BF0E09" w14:paraId="3066B8F4" w14:textId="77777777" w:rsidTr="00BF0E09">
        <w:trPr>
          <w:trHeight w:val="314"/>
        </w:trPr>
        <w:tc>
          <w:tcPr>
            <w:tcW w:w="2160" w:type="dxa"/>
            <w:tcBorders>
              <w:top w:val="nil"/>
              <w:left w:val="nil"/>
              <w:bottom w:val="nil"/>
              <w:right w:val="nil"/>
            </w:tcBorders>
            <w:noWrap/>
            <w:vAlign w:val="bottom"/>
            <w:hideMark/>
          </w:tcPr>
          <w:p w14:paraId="31FDF403" w14:textId="00DA06FD" w:rsidR="005F7E6B" w:rsidRPr="00BF0E09" w:rsidRDefault="005F7E6B">
            <w:pPr>
              <w:rPr>
                <w:color w:val="000000"/>
              </w:rPr>
            </w:pPr>
            <w:r w:rsidRPr="00BF0E09">
              <w:rPr>
                <w:color w:val="000000"/>
              </w:rPr>
              <w:t>Asian</w:t>
            </w:r>
          </w:p>
        </w:tc>
        <w:tc>
          <w:tcPr>
            <w:tcW w:w="1403" w:type="dxa"/>
            <w:tcBorders>
              <w:top w:val="nil"/>
              <w:left w:val="nil"/>
              <w:bottom w:val="nil"/>
              <w:right w:val="nil"/>
            </w:tcBorders>
            <w:noWrap/>
            <w:vAlign w:val="bottom"/>
            <w:hideMark/>
          </w:tcPr>
          <w:p w14:paraId="7686D2CE" w14:textId="77777777" w:rsidR="005F7E6B" w:rsidRPr="00BF0E09" w:rsidRDefault="005F7E6B">
            <w:pPr>
              <w:rPr>
                <w:color w:val="000000"/>
              </w:rPr>
            </w:pPr>
            <w:r w:rsidRPr="00BF0E09">
              <w:rPr>
                <w:color w:val="000000"/>
              </w:rPr>
              <w:t>Managerial</w:t>
            </w:r>
          </w:p>
        </w:tc>
        <w:tc>
          <w:tcPr>
            <w:tcW w:w="1938" w:type="dxa"/>
            <w:tcBorders>
              <w:top w:val="nil"/>
              <w:left w:val="nil"/>
              <w:bottom w:val="nil"/>
              <w:right w:val="nil"/>
            </w:tcBorders>
            <w:noWrap/>
            <w:vAlign w:val="bottom"/>
            <w:hideMark/>
          </w:tcPr>
          <w:p w14:paraId="2D522020" w14:textId="77777777" w:rsidR="005F7E6B" w:rsidRPr="00BF0E09" w:rsidRDefault="005F7E6B" w:rsidP="00BF0E09">
            <w:pPr>
              <w:jc w:val="center"/>
              <w:rPr>
                <w:color w:val="000000"/>
              </w:rPr>
            </w:pPr>
            <w:r w:rsidRPr="00BF0E09">
              <w:rPr>
                <w:color w:val="000000"/>
              </w:rPr>
              <w:t>0.531</w:t>
            </w:r>
          </w:p>
        </w:tc>
        <w:tc>
          <w:tcPr>
            <w:tcW w:w="766" w:type="dxa"/>
            <w:tcBorders>
              <w:top w:val="nil"/>
              <w:left w:val="nil"/>
              <w:bottom w:val="nil"/>
              <w:right w:val="nil"/>
            </w:tcBorders>
            <w:noWrap/>
            <w:vAlign w:val="bottom"/>
            <w:hideMark/>
          </w:tcPr>
          <w:p w14:paraId="42A725B2" w14:textId="77777777" w:rsidR="005F7E6B" w:rsidRPr="00BF0E09" w:rsidRDefault="005F7E6B" w:rsidP="00BF0E09">
            <w:pPr>
              <w:jc w:val="center"/>
              <w:rPr>
                <w:color w:val="000000"/>
              </w:rPr>
            </w:pPr>
            <w:r w:rsidRPr="00BF0E09">
              <w:rPr>
                <w:color w:val="000000"/>
              </w:rPr>
              <w:t>0.009</w:t>
            </w:r>
          </w:p>
        </w:tc>
        <w:tc>
          <w:tcPr>
            <w:tcW w:w="1938" w:type="dxa"/>
            <w:tcBorders>
              <w:top w:val="nil"/>
              <w:left w:val="nil"/>
              <w:bottom w:val="nil"/>
              <w:right w:val="nil"/>
            </w:tcBorders>
            <w:noWrap/>
            <w:vAlign w:val="bottom"/>
            <w:hideMark/>
          </w:tcPr>
          <w:p w14:paraId="215DEEBD" w14:textId="77777777" w:rsidR="005F7E6B" w:rsidRPr="00BF0E09" w:rsidRDefault="005F7E6B" w:rsidP="00BF0E09">
            <w:pPr>
              <w:jc w:val="center"/>
              <w:rPr>
                <w:color w:val="000000"/>
              </w:rPr>
            </w:pPr>
            <w:r w:rsidRPr="00BF0E09">
              <w:rPr>
                <w:color w:val="000000"/>
              </w:rPr>
              <w:t>0.734</w:t>
            </w:r>
          </w:p>
        </w:tc>
        <w:tc>
          <w:tcPr>
            <w:tcW w:w="766" w:type="dxa"/>
            <w:tcBorders>
              <w:top w:val="nil"/>
              <w:left w:val="nil"/>
              <w:bottom w:val="nil"/>
              <w:right w:val="nil"/>
            </w:tcBorders>
            <w:noWrap/>
            <w:vAlign w:val="bottom"/>
            <w:hideMark/>
          </w:tcPr>
          <w:p w14:paraId="2B9C90AB" w14:textId="77777777" w:rsidR="005F7E6B" w:rsidRPr="00BF0E09" w:rsidRDefault="005F7E6B" w:rsidP="00BF0E09">
            <w:pPr>
              <w:jc w:val="center"/>
              <w:rPr>
                <w:color w:val="000000"/>
              </w:rPr>
            </w:pPr>
            <w:r w:rsidRPr="00BF0E09">
              <w:rPr>
                <w:color w:val="000000"/>
              </w:rPr>
              <w:t>0.010</w:t>
            </w:r>
          </w:p>
        </w:tc>
      </w:tr>
      <w:tr w:rsidR="005F7E6B" w:rsidRPr="00BF0E09" w14:paraId="6017A33E" w14:textId="77777777" w:rsidTr="00BF0E09">
        <w:trPr>
          <w:trHeight w:val="314"/>
        </w:trPr>
        <w:tc>
          <w:tcPr>
            <w:tcW w:w="2160" w:type="dxa"/>
            <w:tcBorders>
              <w:top w:val="nil"/>
              <w:left w:val="nil"/>
              <w:bottom w:val="nil"/>
              <w:right w:val="nil"/>
            </w:tcBorders>
            <w:noWrap/>
            <w:vAlign w:val="bottom"/>
            <w:hideMark/>
          </w:tcPr>
          <w:p w14:paraId="6FD23165" w14:textId="77777777" w:rsidR="005F7E6B" w:rsidRPr="00BF0E09" w:rsidRDefault="005F7E6B">
            <w:pPr>
              <w:rPr>
                <w:color w:val="000000"/>
              </w:rPr>
            </w:pPr>
            <w:r w:rsidRPr="00BF0E09">
              <w:rPr>
                <w:color w:val="000000"/>
              </w:rPr>
              <w:t>Hispanic</w:t>
            </w:r>
          </w:p>
        </w:tc>
        <w:tc>
          <w:tcPr>
            <w:tcW w:w="1403" w:type="dxa"/>
            <w:tcBorders>
              <w:top w:val="nil"/>
              <w:left w:val="nil"/>
              <w:bottom w:val="nil"/>
              <w:right w:val="nil"/>
            </w:tcBorders>
            <w:noWrap/>
            <w:vAlign w:val="bottom"/>
            <w:hideMark/>
          </w:tcPr>
          <w:p w14:paraId="6DBDD7D7" w14:textId="77777777" w:rsidR="005F7E6B" w:rsidRPr="00BF0E09" w:rsidRDefault="005F7E6B">
            <w:pPr>
              <w:rPr>
                <w:color w:val="000000"/>
              </w:rPr>
            </w:pPr>
            <w:r w:rsidRPr="00BF0E09">
              <w:rPr>
                <w:color w:val="000000"/>
              </w:rPr>
              <w:t>Managerial</w:t>
            </w:r>
          </w:p>
        </w:tc>
        <w:tc>
          <w:tcPr>
            <w:tcW w:w="1938" w:type="dxa"/>
            <w:tcBorders>
              <w:top w:val="nil"/>
              <w:left w:val="nil"/>
              <w:bottom w:val="nil"/>
              <w:right w:val="nil"/>
            </w:tcBorders>
            <w:noWrap/>
            <w:vAlign w:val="bottom"/>
            <w:hideMark/>
          </w:tcPr>
          <w:p w14:paraId="270E3F61" w14:textId="6B4F1A3C" w:rsidR="005F7E6B" w:rsidRPr="00BF0E09" w:rsidRDefault="005F7E6B" w:rsidP="00BF0E09">
            <w:pPr>
              <w:jc w:val="center"/>
              <w:rPr>
                <w:color w:val="000000"/>
              </w:rPr>
            </w:pPr>
            <w:r w:rsidRPr="00BF0E09">
              <w:rPr>
                <w:color w:val="000000"/>
              </w:rPr>
              <w:t>0.53</w:t>
            </w:r>
            <w:r w:rsidR="00BF0E09">
              <w:rPr>
                <w:color w:val="000000"/>
              </w:rPr>
              <w:t>0</w:t>
            </w:r>
          </w:p>
        </w:tc>
        <w:tc>
          <w:tcPr>
            <w:tcW w:w="766" w:type="dxa"/>
            <w:tcBorders>
              <w:top w:val="nil"/>
              <w:left w:val="nil"/>
              <w:bottom w:val="nil"/>
              <w:right w:val="nil"/>
            </w:tcBorders>
            <w:noWrap/>
            <w:vAlign w:val="bottom"/>
            <w:hideMark/>
          </w:tcPr>
          <w:p w14:paraId="68A231D8" w14:textId="77777777" w:rsidR="005F7E6B" w:rsidRPr="00BF0E09" w:rsidRDefault="005F7E6B" w:rsidP="00BF0E09">
            <w:pPr>
              <w:jc w:val="center"/>
              <w:rPr>
                <w:color w:val="000000"/>
              </w:rPr>
            </w:pPr>
            <w:r w:rsidRPr="00BF0E09">
              <w:rPr>
                <w:color w:val="000000"/>
              </w:rPr>
              <w:t>0.006</w:t>
            </w:r>
          </w:p>
        </w:tc>
        <w:tc>
          <w:tcPr>
            <w:tcW w:w="1938" w:type="dxa"/>
            <w:tcBorders>
              <w:top w:val="nil"/>
              <w:left w:val="nil"/>
              <w:bottom w:val="nil"/>
              <w:right w:val="nil"/>
            </w:tcBorders>
            <w:noWrap/>
            <w:vAlign w:val="bottom"/>
            <w:hideMark/>
          </w:tcPr>
          <w:p w14:paraId="315F21DB" w14:textId="77777777" w:rsidR="005F7E6B" w:rsidRPr="00BF0E09" w:rsidRDefault="005F7E6B" w:rsidP="00BF0E09">
            <w:pPr>
              <w:jc w:val="center"/>
              <w:rPr>
                <w:color w:val="000000"/>
              </w:rPr>
            </w:pPr>
            <w:r w:rsidRPr="00BF0E09">
              <w:rPr>
                <w:color w:val="000000"/>
              </w:rPr>
              <w:t>0.590</w:t>
            </w:r>
          </w:p>
        </w:tc>
        <w:tc>
          <w:tcPr>
            <w:tcW w:w="766" w:type="dxa"/>
            <w:tcBorders>
              <w:top w:val="nil"/>
              <w:left w:val="nil"/>
              <w:bottom w:val="nil"/>
              <w:right w:val="nil"/>
            </w:tcBorders>
            <w:noWrap/>
            <w:vAlign w:val="bottom"/>
            <w:hideMark/>
          </w:tcPr>
          <w:p w14:paraId="29A2A819" w14:textId="77777777" w:rsidR="005F7E6B" w:rsidRPr="00BF0E09" w:rsidRDefault="005F7E6B" w:rsidP="00BF0E09">
            <w:pPr>
              <w:jc w:val="center"/>
              <w:rPr>
                <w:color w:val="000000"/>
              </w:rPr>
            </w:pPr>
            <w:r w:rsidRPr="00BF0E09">
              <w:rPr>
                <w:color w:val="000000"/>
              </w:rPr>
              <w:t>0.006</w:t>
            </w:r>
          </w:p>
        </w:tc>
      </w:tr>
      <w:tr w:rsidR="005F7E6B" w:rsidRPr="00BF0E09" w14:paraId="5F6F2561" w14:textId="77777777" w:rsidTr="00BF0E09">
        <w:trPr>
          <w:trHeight w:val="314"/>
        </w:trPr>
        <w:tc>
          <w:tcPr>
            <w:tcW w:w="2160" w:type="dxa"/>
            <w:tcBorders>
              <w:top w:val="nil"/>
              <w:left w:val="nil"/>
              <w:bottom w:val="single" w:sz="4" w:space="0" w:color="auto"/>
              <w:right w:val="nil"/>
            </w:tcBorders>
            <w:noWrap/>
            <w:vAlign w:val="bottom"/>
            <w:hideMark/>
          </w:tcPr>
          <w:p w14:paraId="05DE6B67" w14:textId="5DA6B492" w:rsidR="005F7E6B" w:rsidRPr="00BF0E09" w:rsidRDefault="00BF0E09">
            <w:pPr>
              <w:rPr>
                <w:color w:val="000000"/>
              </w:rPr>
            </w:pPr>
            <w:r>
              <w:rPr>
                <w:color w:val="000000"/>
              </w:rPr>
              <w:t>R</w:t>
            </w:r>
            <w:r w:rsidR="005F7E6B" w:rsidRPr="00BF0E09">
              <w:rPr>
                <w:color w:val="000000"/>
              </w:rPr>
              <w:t>ace others</w:t>
            </w:r>
          </w:p>
        </w:tc>
        <w:tc>
          <w:tcPr>
            <w:tcW w:w="1403" w:type="dxa"/>
            <w:tcBorders>
              <w:top w:val="nil"/>
              <w:left w:val="nil"/>
              <w:bottom w:val="single" w:sz="4" w:space="0" w:color="auto"/>
              <w:right w:val="nil"/>
            </w:tcBorders>
            <w:noWrap/>
            <w:vAlign w:val="bottom"/>
            <w:hideMark/>
          </w:tcPr>
          <w:p w14:paraId="40CAF4C8" w14:textId="77777777" w:rsidR="005F7E6B" w:rsidRPr="00BF0E09" w:rsidRDefault="005F7E6B">
            <w:pPr>
              <w:rPr>
                <w:color w:val="000000"/>
              </w:rPr>
            </w:pPr>
            <w:r w:rsidRPr="00BF0E09">
              <w:rPr>
                <w:color w:val="000000"/>
              </w:rPr>
              <w:t>Managerial</w:t>
            </w:r>
          </w:p>
        </w:tc>
        <w:tc>
          <w:tcPr>
            <w:tcW w:w="1938" w:type="dxa"/>
            <w:tcBorders>
              <w:top w:val="nil"/>
              <w:left w:val="nil"/>
              <w:bottom w:val="single" w:sz="4" w:space="0" w:color="auto"/>
              <w:right w:val="nil"/>
            </w:tcBorders>
            <w:noWrap/>
            <w:vAlign w:val="bottom"/>
            <w:hideMark/>
          </w:tcPr>
          <w:p w14:paraId="451D767F" w14:textId="77777777" w:rsidR="005F7E6B" w:rsidRPr="00BF0E09" w:rsidRDefault="005F7E6B" w:rsidP="00BF0E09">
            <w:pPr>
              <w:jc w:val="center"/>
              <w:rPr>
                <w:color w:val="000000"/>
              </w:rPr>
            </w:pPr>
            <w:r w:rsidRPr="00BF0E09">
              <w:rPr>
                <w:color w:val="000000"/>
              </w:rPr>
              <w:t>0.816</w:t>
            </w:r>
          </w:p>
        </w:tc>
        <w:tc>
          <w:tcPr>
            <w:tcW w:w="766" w:type="dxa"/>
            <w:tcBorders>
              <w:top w:val="nil"/>
              <w:left w:val="nil"/>
              <w:bottom w:val="single" w:sz="4" w:space="0" w:color="auto"/>
              <w:right w:val="nil"/>
            </w:tcBorders>
            <w:noWrap/>
            <w:vAlign w:val="bottom"/>
            <w:hideMark/>
          </w:tcPr>
          <w:p w14:paraId="1657B7D0" w14:textId="77777777" w:rsidR="005F7E6B" w:rsidRPr="00BF0E09" w:rsidRDefault="005F7E6B" w:rsidP="00BF0E09">
            <w:pPr>
              <w:jc w:val="center"/>
              <w:rPr>
                <w:color w:val="000000"/>
              </w:rPr>
            </w:pPr>
            <w:r w:rsidRPr="00BF0E09">
              <w:rPr>
                <w:color w:val="000000"/>
              </w:rPr>
              <w:t>0.058</w:t>
            </w:r>
          </w:p>
        </w:tc>
        <w:tc>
          <w:tcPr>
            <w:tcW w:w="1938" w:type="dxa"/>
            <w:tcBorders>
              <w:top w:val="nil"/>
              <w:left w:val="nil"/>
              <w:bottom w:val="single" w:sz="4" w:space="0" w:color="auto"/>
              <w:right w:val="nil"/>
            </w:tcBorders>
            <w:noWrap/>
            <w:vAlign w:val="bottom"/>
            <w:hideMark/>
          </w:tcPr>
          <w:p w14:paraId="3E335997" w14:textId="77777777" w:rsidR="005F7E6B" w:rsidRPr="00BF0E09" w:rsidRDefault="005F7E6B" w:rsidP="00BF0E09">
            <w:pPr>
              <w:jc w:val="center"/>
              <w:rPr>
                <w:color w:val="000000"/>
              </w:rPr>
            </w:pPr>
            <w:r w:rsidRPr="00BF0E09">
              <w:rPr>
                <w:color w:val="000000"/>
              </w:rPr>
              <w:t>0.897</w:t>
            </w:r>
          </w:p>
        </w:tc>
        <w:tc>
          <w:tcPr>
            <w:tcW w:w="766" w:type="dxa"/>
            <w:tcBorders>
              <w:top w:val="nil"/>
              <w:left w:val="nil"/>
              <w:bottom w:val="single" w:sz="4" w:space="0" w:color="auto"/>
              <w:right w:val="nil"/>
            </w:tcBorders>
            <w:noWrap/>
            <w:vAlign w:val="bottom"/>
            <w:hideMark/>
          </w:tcPr>
          <w:p w14:paraId="5300C414" w14:textId="77777777" w:rsidR="005F7E6B" w:rsidRPr="00BF0E09" w:rsidRDefault="005F7E6B" w:rsidP="00BF0E09">
            <w:pPr>
              <w:jc w:val="center"/>
              <w:rPr>
                <w:color w:val="000000"/>
              </w:rPr>
            </w:pPr>
            <w:r w:rsidRPr="00BF0E09">
              <w:rPr>
                <w:color w:val="000000"/>
              </w:rPr>
              <w:t>0.021</w:t>
            </w:r>
          </w:p>
        </w:tc>
      </w:tr>
      <w:tr w:rsidR="005F7E6B" w:rsidRPr="00BF0E09" w14:paraId="5FED1474" w14:textId="77777777" w:rsidTr="00BF0E09">
        <w:trPr>
          <w:trHeight w:val="314"/>
        </w:trPr>
        <w:tc>
          <w:tcPr>
            <w:tcW w:w="2160" w:type="dxa"/>
            <w:tcBorders>
              <w:top w:val="single" w:sz="4" w:space="0" w:color="auto"/>
              <w:left w:val="nil"/>
              <w:bottom w:val="nil"/>
              <w:right w:val="nil"/>
            </w:tcBorders>
            <w:noWrap/>
            <w:vAlign w:val="bottom"/>
            <w:hideMark/>
          </w:tcPr>
          <w:p w14:paraId="4EE6A0E7" w14:textId="77777777" w:rsidR="005F7E6B" w:rsidRPr="00BF0E09" w:rsidRDefault="005F7E6B">
            <w:pPr>
              <w:rPr>
                <w:color w:val="000000"/>
              </w:rPr>
            </w:pPr>
            <w:r w:rsidRPr="00BF0E09">
              <w:rPr>
                <w:color w:val="000000"/>
              </w:rPr>
              <w:t>BA/BS</w:t>
            </w:r>
          </w:p>
        </w:tc>
        <w:tc>
          <w:tcPr>
            <w:tcW w:w="1403" w:type="dxa"/>
            <w:tcBorders>
              <w:top w:val="single" w:sz="4" w:space="0" w:color="auto"/>
              <w:left w:val="nil"/>
              <w:bottom w:val="nil"/>
              <w:right w:val="nil"/>
            </w:tcBorders>
            <w:noWrap/>
            <w:vAlign w:val="bottom"/>
            <w:hideMark/>
          </w:tcPr>
          <w:p w14:paraId="00B78CE6" w14:textId="77777777" w:rsidR="005F7E6B" w:rsidRPr="00BF0E09" w:rsidRDefault="005F7E6B">
            <w:pPr>
              <w:rPr>
                <w:color w:val="000000"/>
              </w:rPr>
            </w:pPr>
            <w:r w:rsidRPr="00BF0E09">
              <w:rPr>
                <w:color w:val="000000"/>
              </w:rPr>
              <w:t>Professional</w:t>
            </w:r>
          </w:p>
        </w:tc>
        <w:tc>
          <w:tcPr>
            <w:tcW w:w="1938" w:type="dxa"/>
            <w:tcBorders>
              <w:top w:val="single" w:sz="4" w:space="0" w:color="auto"/>
              <w:left w:val="nil"/>
              <w:bottom w:val="nil"/>
              <w:right w:val="nil"/>
            </w:tcBorders>
            <w:noWrap/>
            <w:vAlign w:val="bottom"/>
            <w:hideMark/>
          </w:tcPr>
          <w:p w14:paraId="1CA4F1E7" w14:textId="77777777" w:rsidR="005F7E6B" w:rsidRPr="00BF0E09" w:rsidRDefault="005F7E6B" w:rsidP="00BF0E09">
            <w:pPr>
              <w:jc w:val="center"/>
              <w:rPr>
                <w:color w:val="000000"/>
              </w:rPr>
            </w:pPr>
            <w:r w:rsidRPr="00BF0E09">
              <w:rPr>
                <w:color w:val="000000"/>
              </w:rPr>
              <w:t>12.649</w:t>
            </w:r>
          </w:p>
        </w:tc>
        <w:tc>
          <w:tcPr>
            <w:tcW w:w="766" w:type="dxa"/>
            <w:tcBorders>
              <w:top w:val="single" w:sz="4" w:space="0" w:color="auto"/>
              <w:left w:val="nil"/>
              <w:bottom w:val="nil"/>
              <w:right w:val="nil"/>
            </w:tcBorders>
            <w:noWrap/>
            <w:vAlign w:val="bottom"/>
            <w:hideMark/>
          </w:tcPr>
          <w:p w14:paraId="7EE0F40C" w14:textId="77777777" w:rsidR="005F7E6B" w:rsidRPr="00BF0E09" w:rsidRDefault="005F7E6B" w:rsidP="00BF0E09">
            <w:pPr>
              <w:jc w:val="center"/>
              <w:rPr>
                <w:color w:val="000000"/>
              </w:rPr>
            </w:pPr>
            <w:r w:rsidRPr="00BF0E09">
              <w:rPr>
                <w:color w:val="000000"/>
              </w:rPr>
              <w:t>0.053</w:t>
            </w:r>
          </w:p>
        </w:tc>
        <w:tc>
          <w:tcPr>
            <w:tcW w:w="1938" w:type="dxa"/>
            <w:tcBorders>
              <w:top w:val="single" w:sz="4" w:space="0" w:color="auto"/>
              <w:left w:val="nil"/>
              <w:bottom w:val="nil"/>
              <w:right w:val="nil"/>
            </w:tcBorders>
            <w:noWrap/>
            <w:vAlign w:val="bottom"/>
            <w:hideMark/>
          </w:tcPr>
          <w:p w14:paraId="16FF607E" w14:textId="77777777" w:rsidR="005F7E6B" w:rsidRPr="00BF0E09" w:rsidRDefault="005F7E6B" w:rsidP="00BF0E09">
            <w:pPr>
              <w:jc w:val="center"/>
              <w:rPr>
                <w:color w:val="000000"/>
              </w:rPr>
            </w:pPr>
            <w:r w:rsidRPr="00BF0E09">
              <w:rPr>
                <w:color w:val="000000"/>
              </w:rPr>
              <w:t>8.687</w:t>
            </w:r>
          </w:p>
        </w:tc>
        <w:tc>
          <w:tcPr>
            <w:tcW w:w="766" w:type="dxa"/>
            <w:tcBorders>
              <w:top w:val="single" w:sz="4" w:space="0" w:color="auto"/>
              <w:left w:val="nil"/>
              <w:bottom w:val="nil"/>
              <w:right w:val="nil"/>
            </w:tcBorders>
            <w:noWrap/>
            <w:vAlign w:val="bottom"/>
            <w:hideMark/>
          </w:tcPr>
          <w:p w14:paraId="5E2581B0" w14:textId="77777777" w:rsidR="005F7E6B" w:rsidRPr="00BF0E09" w:rsidRDefault="005F7E6B" w:rsidP="00BF0E09">
            <w:pPr>
              <w:jc w:val="center"/>
              <w:rPr>
                <w:color w:val="000000"/>
              </w:rPr>
            </w:pPr>
            <w:r w:rsidRPr="00BF0E09">
              <w:rPr>
                <w:color w:val="000000"/>
              </w:rPr>
              <w:t>0.056</w:t>
            </w:r>
          </w:p>
        </w:tc>
      </w:tr>
      <w:tr w:rsidR="005F7E6B" w:rsidRPr="00BF0E09" w14:paraId="0E0763FD" w14:textId="77777777" w:rsidTr="00BF0E09">
        <w:trPr>
          <w:trHeight w:val="314"/>
        </w:trPr>
        <w:tc>
          <w:tcPr>
            <w:tcW w:w="2160" w:type="dxa"/>
            <w:tcBorders>
              <w:top w:val="nil"/>
              <w:left w:val="nil"/>
              <w:bottom w:val="nil"/>
              <w:right w:val="nil"/>
            </w:tcBorders>
            <w:noWrap/>
            <w:vAlign w:val="bottom"/>
            <w:hideMark/>
          </w:tcPr>
          <w:p w14:paraId="253685FA" w14:textId="0488B6EA" w:rsidR="005F7E6B" w:rsidRPr="00BF0E09" w:rsidRDefault="00BF0E09">
            <w:pPr>
              <w:rPr>
                <w:color w:val="000000"/>
              </w:rPr>
            </w:pPr>
            <w:r>
              <w:rPr>
                <w:color w:val="000000"/>
              </w:rPr>
              <w:t>G</w:t>
            </w:r>
            <w:r w:rsidR="005F7E6B" w:rsidRPr="00BF0E09">
              <w:rPr>
                <w:color w:val="000000"/>
              </w:rPr>
              <w:t>raduate</w:t>
            </w:r>
          </w:p>
        </w:tc>
        <w:tc>
          <w:tcPr>
            <w:tcW w:w="1403" w:type="dxa"/>
            <w:tcBorders>
              <w:top w:val="nil"/>
              <w:left w:val="nil"/>
              <w:bottom w:val="nil"/>
              <w:right w:val="nil"/>
            </w:tcBorders>
            <w:noWrap/>
            <w:vAlign w:val="bottom"/>
            <w:hideMark/>
          </w:tcPr>
          <w:p w14:paraId="37BE8783" w14:textId="77777777" w:rsidR="005F7E6B" w:rsidRPr="00BF0E09" w:rsidRDefault="005F7E6B">
            <w:pPr>
              <w:rPr>
                <w:color w:val="000000"/>
              </w:rPr>
            </w:pPr>
            <w:r w:rsidRPr="00BF0E09">
              <w:rPr>
                <w:color w:val="000000"/>
              </w:rPr>
              <w:t>Professional</w:t>
            </w:r>
          </w:p>
        </w:tc>
        <w:tc>
          <w:tcPr>
            <w:tcW w:w="1938" w:type="dxa"/>
            <w:tcBorders>
              <w:top w:val="nil"/>
              <w:left w:val="nil"/>
              <w:bottom w:val="nil"/>
              <w:right w:val="nil"/>
            </w:tcBorders>
            <w:noWrap/>
            <w:vAlign w:val="bottom"/>
            <w:hideMark/>
          </w:tcPr>
          <w:p w14:paraId="23616F34" w14:textId="77777777" w:rsidR="005F7E6B" w:rsidRPr="00BF0E09" w:rsidRDefault="005F7E6B" w:rsidP="00BF0E09">
            <w:pPr>
              <w:jc w:val="center"/>
              <w:rPr>
                <w:color w:val="000000"/>
              </w:rPr>
            </w:pPr>
            <w:r w:rsidRPr="00BF0E09">
              <w:rPr>
                <w:color w:val="000000"/>
              </w:rPr>
              <w:t>25.339</w:t>
            </w:r>
          </w:p>
        </w:tc>
        <w:tc>
          <w:tcPr>
            <w:tcW w:w="766" w:type="dxa"/>
            <w:tcBorders>
              <w:top w:val="nil"/>
              <w:left w:val="nil"/>
              <w:bottom w:val="nil"/>
              <w:right w:val="nil"/>
            </w:tcBorders>
            <w:noWrap/>
            <w:vAlign w:val="bottom"/>
            <w:hideMark/>
          </w:tcPr>
          <w:p w14:paraId="6BF3E3B9" w14:textId="77777777" w:rsidR="005F7E6B" w:rsidRPr="00BF0E09" w:rsidRDefault="005F7E6B" w:rsidP="00BF0E09">
            <w:pPr>
              <w:jc w:val="center"/>
              <w:rPr>
                <w:color w:val="000000"/>
              </w:rPr>
            </w:pPr>
            <w:r w:rsidRPr="00BF0E09">
              <w:rPr>
                <w:color w:val="000000"/>
              </w:rPr>
              <w:t>0.161</w:t>
            </w:r>
          </w:p>
        </w:tc>
        <w:tc>
          <w:tcPr>
            <w:tcW w:w="1938" w:type="dxa"/>
            <w:tcBorders>
              <w:top w:val="nil"/>
              <w:left w:val="nil"/>
              <w:bottom w:val="nil"/>
              <w:right w:val="nil"/>
            </w:tcBorders>
            <w:noWrap/>
            <w:vAlign w:val="bottom"/>
            <w:hideMark/>
          </w:tcPr>
          <w:p w14:paraId="06741524" w14:textId="77777777" w:rsidR="005F7E6B" w:rsidRPr="00BF0E09" w:rsidRDefault="005F7E6B" w:rsidP="00BF0E09">
            <w:pPr>
              <w:jc w:val="center"/>
              <w:rPr>
                <w:color w:val="000000"/>
              </w:rPr>
            </w:pPr>
            <w:r w:rsidRPr="00BF0E09">
              <w:rPr>
                <w:color w:val="000000"/>
              </w:rPr>
              <w:t>27.451</w:t>
            </w:r>
          </w:p>
        </w:tc>
        <w:tc>
          <w:tcPr>
            <w:tcW w:w="766" w:type="dxa"/>
            <w:tcBorders>
              <w:top w:val="nil"/>
              <w:left w:val="nil"/>
              <w:bottom w:val="nil"/>
              <w:right w:val="nil"/>
            </w:tcBorders>
            <w:noWrap/>
            <w:vAlign w:val="bottom"/>
            <w:hideMark/>
          </w:tcPr>
          <w:p w14:paraId="2E5BACF8" w14:textId="77777777" w:rsidR="005F7E6B" w:rsidRPr="00BF0E09" w:rsidRDefault="005F7E6B" w:rsidP="00BF0E09">
            <w:pPr>
              <w:jc w:val="center"/>
              <w:rPr>
                <w:color w:val="000000"/>
              </w:rPr>
            </w:pPr>
            <w:r w:rsidRPr="00BF0E09">
              <w:rPr>
                <w:color w:val="000000"/>
              </w:rPr>
              <w:t>0.223</w:t>
            </w:r>
          </w:p>
        </w:tc>
      </w:tr>
      <w:tr w:rsidR="005F7E6B" w:rsidRPr="00BF0E09" w14:paraId="31B178B3" w14:textId="77777777" w:rsidTr="00BF0E09">
        <w:trPr>
          <w:trHeight w:val="314"/>
        </w:trPr>
        <w:tc>
          <w:tcPr>
            <w:tcW w:w="2160" w:type="dxa"/>
            <w:tcBorders>
              <w:top w:val="nil"/>
              <w:left w:val="nil"/>
              <w:bottom w:val="nil"/>
              <w:right w:val="nil"/>
            </w:tcBorders>
            <w:noWrap/>
            <w:vAlign w:val="bottom"/>
            <w:hideMark/>
          </w:tcPr>
          <w:p w14:paraId="4C9395BC" w14:textId="5B88723C" w:rsidR="005F7E6B" w:rsidRPr="00BF0E09" w:rsidRDefault="00BF0E09">
            <w:pPr>
              <w:rPr>
                <w:color w:val="000000"/>
              </w:rPr>
            </w:pPr>
            <w:r>
              <w:rPr>
                <w:color w:val="000000"/>
              </w:rPr>
              <w:t>E</w:t>
            </w:r>
            <w:r w:rsidR="005F7E6B" w:rsidRPr="00BF0E09">
              <w:rPr>
                <w:color w:val="000000"/>
              </w:rPr>
              <w:t>xperience (15-30)</w:t>
            </w:r>
          </w:p>
        </w:tc>
        <w:tc>
          <w:tcPr>
            <w:tcW w:w="1403" w:type="dxa"/>
            <w:tcBorders>
              <w:top w:val="nil"/>
              <w:left w:val="nil"/>
              <w:bottom w:val="nil"/>
              <w:right w:val="nil"/>
            </w:tcBorders>
            <w:noWrap/>
            <w:vAlign w:val="bottom"/>
            <w:hideMark/>
          </w:tcPr>
          <w:p w14:paraId="54E4294F" w14:textId="77777777" w:rsidR="005F7E6B" w:rsidRPr="00BF0E09" w:rsidRDefault="005F7E6B">
            <w:pPr>
              <w:rPr>
                <w:color w:val="000000"/>
              </w:rPr>
            </w:pPr>
            <w:r w:rsidRPr="00BF0E09">
              <w:rPr>
                <w:color w:val="000000"/>
              </w:rPr>
              <w:t>Professional</w:t>
            </w:r>
          </w:p>
        </w:tc>
        <w:tc>
          <w:tcPr>
            <w:tcW w:w="1938" w:type="dxa"/>
            <w:tcBorders>
              <w:top w:val="nil"/>
              <w:left w:val="nil"/>
              <w:bottom w:val="nil"/>
              <w:right w:val="nil"/>
            </w:tcBorders>
            <w:noWrap/>
            <w:vAlign w:val="bottom"/>
            <w:hideMark/>
          </w:tcPr>
          <w:p w14:paraId="501197A3" w14:textId="77777777" w:rsidR="005F7E6B" w:rsidRPr="00BF0E09" w:rsidRDefault="005F7E6B" w:rsidP="00BF0E09">
            <w:pPr>
              <w:jc w:val="center"/>
              <w:rPr>
                <w:color w:val="000000"/>
              </w:rPr>
            </w:pPr>
            <w:r w:rsidRPr="00BF0E09">
              <w:rPr>
                <w:color w:val="000000"/>
              </w:rPr>
              <w:t>1.193</w:t>
            </w:r>
          </w:p>
        </w:tc>
        <w:tc>
          <w:tcPr>
            <w:tcW w:w="766" w:type="dxa"/>
            <w:tcBorders>
              <w:top w:val="nil"/>
              <w:left w:val="nil"/>
              <w:bottom w:val="nil"/>
              <w:right w:val="nil"/>
            </w:tcBorders>
            <w:noWrap/>
            <w:vAlign w:val="bottom"/>
            <w:hideMark/>
          </w:tcPr>
          <w:p w14:paraId="4DF31D2F" w14:textId="77777777" w:rsidR="005F7E6B" w:rsidRPr="00BF0E09" w:rsidRDefault="005F7E6B" w:rsidP="00BF0E09">
            <w:pPr>
              <w:jc w:val="center"/>
              <w:rPr>
                <w:color w:val="000000"/>
              </w:rPr>
            </w:pPr>
            <w:r w:rsidRPr="00BF0E09">
              <w:rPr>
                <w:color w:val="000000"/>
              </w:rPr>
              <w:t>0.005</w:t>
            </w:r>
          </w:p>
        </w:tc>
        <w:tc>
          <w:tcPr>
            <w:tcW w:w="1938" w:type="dxa"/>
            <w:tcBorders>
              <w:top w:val="nil"/>
              <w:left w:val="nil"/>
              <w:bottom w:val="nil"/>
              <w:right w:val="nil"/>
            </w:tcBorders>
            <w:noWrap/>
            <w:vAlign w:val="bottom"/>
            <w:hideMark/>
          </w:tcPr>
          <w:p w14:paraId="02B36D2B" w14:textId="77777777" w:rsidR="005F7E6B" w:rsidRPr="00BF0E09" w:rsidRDefault="005F7E6B" w:rsidP="00BF0E09">
            <w:pPr>
              <w:jc w:val="center"/>
              <w:rPr>
                <w:color w:val="000000"/>
              </w:rPr>
            </w:pPr>
            <w:r w:rsidRPr="00BF0E09">
              <w:rPr>
                <w:color w:val="000000"/>
              </w:rPr>
              <w:t>1.082</w:t>
            </w:r>
          </w:p>
        </w:tc>
        <w:tc>
          <w:tcPr>
            <w:tcW w:w="766" w:type="dxa"/>
            <w:tcBorders>
              <w:top w:val="nil"/>
              <w:left w:val="nil"/>
              <w:bottom w:val="nil"/>
              <w:right w:val="nil"/>
            </w:tcBorders>
            <w:noWrap/>
            <w:vAlign w:val="bottom"/>
            <w:hideMark/>
          </w:tcPr>
          <w:p w14:paraId="386FBCF9" w14:textId="77777777" w:rsidR="005F7E6B" w:rsidRPr="00BF0E09" w:rsidRDefault="005F7E6B" w:rsidP="00BF0E09">
            <w:pPr>
              <w:jc w:val="center"/>
              <w:rPr>
                <w:color w:val="000000"/>
              </w:rPr>
            </w:pPr>
            <w:r w:rsidRPr="00BF0E09">
              <w:rPr>
                <w:color w:val="000000"/>
              </w:rPr>
              <w:t>0.007</w:t>
            </w:r>
          </w:p>
        </w:tc>
      </w:tr>
      <w:tr w:rsidR="005F7E6B" w:rsidRPr="00BF0E09" w14:paraId="7774519E" w14:textId="77777777" w:rsidTr="00BF0E09">
        <w:trPr>
          <w:trHeight w:val="314"/>
        </w:trPr>
        <w:tc>
          <w:tcPr>
            <w:tcW w:w="2160" w:type="dxa"/>
            <w:tcBorders>
              <w:top w:val="nil"/>
              <w:left w:val="nil"/>
              <w:bottom w:val="nil"/>
              <w:right w:val="nil"/>
            </w:tcBorders>
            <w:noWrap/>
            <w:vAlign w:val="bottom"/>
            <w:hideMark/>
          </w:tcPr>
          <w:p w14:paraId="00702626" w14:textId="580A9EBB" w:rsidR="005F7E6B" w:rsidRPr="00BF0E09" w:rsidRDefault="00BF0E09">
            <w:pPr>
              <w:rPr>
                <w:color w:val="000000"/>
              </w:rPr>
            </w:pPr>
            <w:r>
              <w:rPr>
                <w:color w:val="000000"/>
              </w:rPr>
              <w:t>E</w:t>
            </w:r>
            <w:r w:rsidR="005F7E6B" w:rsidRPr="00BF0E09">
              <w:rPr>
                <w:color w:val="000000"/>
              </w:rPr>
              <w:t>xperience (30-45)</w:t>
            </w:r>
          </w:p>
        </w:tc>
        <w:tc>
          <w:tcPr>
            <w:tcW w:w="1403" w:type="dxa"/>
            <w:tcBorders>
              <w:top w:val="nil"/>
              <w:left w:val="nil"/>
              <w:bottom w:val="nil"/>
              <w:right w:val="nil"/>
            </w:tcBorders>
            <w:noWrap/>
            <w:vAlign w:val="bottom"/>
            <w:hideMark/>
          </w:tcPr>
          <w:p w14:paraId="69743F57" w14:textId="77777777" w:rsidR="005F7E6B" w:rsidRPr="00BF0E09" w:rsidRDefault="005F7E6B">
            <w:pPr>
              <w:rPr>
                <w:color w:val="000000"/>
              </w:rPr>
            </w:pPr>
            <w:r w:rsidRPr="00BF0E09">
              <w:rPr>
                <w:color w:val="000000"/>
              </w:rPr>
              <w:t>Professional</w:t>
            </w:r>
          </w:p>
        </w:tc>
        <w:tc>
          <w:tcPr>
            <w:tcW w:w="1938" w:type="dxa"/>
            <w:tcBorders>
              <w:top w:val="nil"/>
              <w:left w:val="nil"/>
              <w:bottom w:val="nil"/>
              <w:right w:val="nil"/>
            </w:tcBorders>
            <w:noWrap/>
            <w:vAlign w:val="bottom"/>
            <w:hideMark/>
          </w:tcPr>
          <w:p w14:paraId="2BAEEE02" w14:textId="77777777" w:rsidR="005F7E6B" w:rsidRPr="00BF0E09" w:rsidRDefault="005F7E6B" w:rsidP="00BF0E09">
            <w:pPr>
              <w:jc w:val="center"/>
              <w:rPr>
                <w:color w:val="000000"/>
              </w:rPr>
            </w:pPr>
            <w:r w:rsidRPr="00BF0E09">
              <w:rPr>
                <w:color w:val="000000"/>
              </w:rPr>
              <w:t>1.041</w:t>
            </w:r>
          </w:p>
        </w:tc>
        <w:tc>
          <w:tcPr>
            <w:tcW w:w="766" w:type="dxa"/>
            <w:tcBorders>
              <w:top w:val="nil"/>
              <w:left w:val="nil"/>
              <w:bottom w:val="nil"/>
              <w:right w:val="nil"/>
            </w:tcBorders>
            <w:noWrap/>
            <w:vAlign w:val="bottom"/>
            <w:hideMark/>
          </w:tcPr>
          <w:p w14:paraId="70ED9C43" w14:textId="77777777" w:rsidR="005F7E6B" w:rsidRPr="00BF0E09" w:rsidRDefault="005F7E6B" w:rsidP="00BF0E09">
            <w:pPr>
              <w:jc w:val="center"/>
              <w:rPr>
                <w:color w:val="000000"/>
              </w:rPr>
            </w:pPr>
            <w:r w:rsidRPr="00BF0E09">
              <w:rPr>
                <w:color w:val="000000"/>
              </w:rPr>
              <w:t>0.005</w:t>
            </w:r>
          </w:p>
        </w:tc>
        <w:tc>
          <w:tcPr>
            <w:tcW w:w="1938" w:type="dxa"/>
            <w:tcBorders>
              <w:top w:val="nil"/>
              <w:left w:val="nil"/>
              <w:bottom w:val="nil"/>
              <w:right w:val="nil"/>
            </w:tcBorders>
            <w:noWrap/>
            <w:vAlign w:val="bottom"/>
            <w:hideMark/>
          </w:tcPr>
          <w:p w14:paraId="6690B8DD" w14:textId="77777777" w:rsidR="005F7E6B" w:rsidRPr="00BF0E09" w:rsidRDefault="005F7E6B" w:rsidP="00BF0E09">
            <w:pPr>
              <w:jc w:val="center"/>
              <w:rPr>
                <w:color w:val="000000"/>
              </w:rPr>
            </w:pPr>
            <w:r w:rsidRPr="00BF0E09">
              <w:rPr>
                <w:color w:val="000000"/>
              </w:rPr>
              <w:t>0.996</w:t>
            </w:r>
          </w:p>
        </w:tc>
        <w:tc>
          <w:tcPr>
            <w:tcW w:w="766" w:type="dxa"/>
            <w:tcBorders>
              <w:top w:val="nil"/>
              <w:left w:val="nil"/>
              <w:bottom w:val="nil"/>
              <w:right w:val="nil"/>
            </w:tcBorders>
            <w:noWrap/>
            <w:vAlign w:val="bottom"/>
            <w:hideMark/>
          </w:tcPr>
          <w:p w14:paraId="5910E028" w14:textId="77777777" w:rsidR="005F7E6B" w:rsidRPr="00BF0E09" w:rsidRDefault="005F7E6B" w:rsidP="00BF0E09">
            <w:pPr>
              <w:jc w:val="center"/>
              <w:rPr>
                <w:color w:val="000000"/>
              </w:rPr>
            </w:pPr>
            <w:r w:rsidRPr="00BF0E09">
              <w:rPr>
                <w:color w:val="000000"/>
              </w:rPr>
              <w:t>0.007</w:t>
            </w:r>
          </w:p>
        </w:tc>
      </w:tr>
      <w:tr w:rsidR="005F7E6B" w:rsidRPr="00BF0E09" w14:paraId="40D800A0" w14:textId="77777777" w:rsidTr="00BF0E09">
        <w:trPr>
          <w:trHeight w:val="314"/>
        </w:trPr>
        <w:tc>
          <w:tcPr>
            <w:tcW w:w="2160" w:type="dxa"/>
            <w:tcBorders>
              <w:top w:val="nil"/>
              <w:left w:val="nil"/>
              <w:bottom w:val="nil"/>
              <w:right w:val="nil"/>
            </w:tcBorders>
            <w:noWrap/>
            <w:vAlign w:val="bottom"/>
            <w:hideMark/>
          </w:tcPr>
          <w:p w14:paraId="446C1A9A" w14:textId="651EF752" w:rsidR="005F7E6B" w:rsidRPr="00BF0E09" w:rsidRDefault="00BF0E09">
            <w:pPr>
              <w:rPr>
                <w:color w:val="000000"/>
              </w:rPr>
            </w:pPr>
            <w:r>
              <w:rPr>
                <w:color w:val="000000"/>
              </w:rPr>
              <w:t>E</w:t>
            </w:r>
            <w:r w:rsidR="005F7E6B" w:rsidRPr="00BF0E09">
              <w:rPr>
                <w:color w:val="000000"/>
              </w:rPr>
              <w:t>xperience (45+)</w:t>
            </w:r>
          </w:p>
        </w:tc>
        <w:tc>
          <w:tcPr>
            <w:tcW w:w="1403" w:type="dxa"/>
            <w:tcBorders>
              <w:top w:val="nil"/>
              <w:left w:val="nil"/>
              <w:bottom w:val="nil"/>
              <w:right w:val="nil"/>
            </w:tcBorders>
            <w:noWrap/>
            <w:vAlign w:val="bottom"/>
            <w:hideMark/>
          </w:tcPr>
          <w:p w14:paraId="024557B2" w14:textId="77777777" w:rsidR="005F7E6B" w:rsidRPr="00BF0E09" w:rsidRDefault="005F7E6B">
            <w:pPr>
              <w:rPr>
                <w:color w:val="000000"/>
              </w:rPr>
            </w:pPr>
            <w:r w:rsidRPr="00BF0E09">
              <w:rPr>
                <w:color w:val="000000"/>
              </w:rPr>
              <w:t>Professional</w:t>
            </w:r>
          </w:p>
        </w:tc>
        <w:tc>
          <w:tcPr>
            <w:tcW w:w="1938" w:type="dxa"/>
            <w:tcBorders>
              <w:top w:val="nil"/>
              <w:left w:val="nil"/>
              <w:bottom w:val="nil"/>
              <w:right w:val="nil"/>
            </w:tcBorders>
            <w:noWrap/>
            <w:vAlign w:val="bottom"/>
            <w:hideMark/>
          </w:tcPr>
          <w:p w14:paraId="394201A9" w14:textId="54AE57B9" w:rsidR="005F7E6B" w:rsidRPr="00BF0E09" w:rsidRDefault="005F7E6B" w:rsidP="00BF0E09">
            <w:pPr>
              <w:jc w:val="center"/>
              <w:rPr>
                <w:color w:val="000000"/>
              </w:rPr>
            </w:pPr>
            <w:r w:rsidRPr="00BF0E09">
              <w:rPr>
                <w:color w:val="000000"/>
              </w:rPr>
              <w:t>0.67</w:t>
            </w:r>
            <w:r w:rsidR="00BF0E09">
              <w:rPr>
                <w:color w:val="000000"/>
              </w:rPr>
              <w:t>0</w:t>
            </w:r>
          </w:p>
        </w:tc>
        <w:tc>
          <w:tcPr>
            <w:tcW w:w="766" w:type="dxa"/>
            <w:tcBorders>
              <w:top w:val="nil"/>
              <w:left w:val="nil"/>
              <w:bottom w:val="nil"/>
              <w:right w:val="nil"/>
            </w:tcBorders>
            <w:noWrap/>
            <w:vAlign w:val="bottom"/>
            <w:hideMark/>
          </w:tcPr>
          <w:p w14:paraId="34467A81" w14:textId="77777777" w:rsidR="005F7E6B" w:rsidRPr="00BF0E09" w:rsidRDefault="005F7E6B" w:rsidP="00BF0E09">
            <w:pPr>
              <w:jc w:val="center"/>
              <w:rPr>
                <w:color w:val="000000"/>
              </w:rPr>
            </w:pPr>
            <w:r w:rsidRPr="00BF0E09">
              <w:rPr>
                <w:color w:val="000000"/>
              </w:rPr>
              <w:t>0.008</w:t>
            </w:r>
          </w:p>
        </w:tc>
        <w:tc>
          <w:tcPr>
            <w:tcW w:w="1938" w:type="dxa"/>
            <w:tcBorders>
              <w:top w:val="nil"/>
              <w:left w:val="nil"/>
              <w:bottom w:val="nil"/>
              <w:right w:val="nil"/>
            </w:tcBorders>
            <w:noWrap/>
            <w:vAlign w:val="bottom"/>
            <w:hideMark/>
          </w:tcPr>
          <w:p w14:paraId="0ED663A2" w14:textId="77777777" w:rsidR="005F7E6B" w:rsidRPr="00BF0E09" w:rsidRDefault="005F7E6B" w:rsidP="00BF0E09">
            <w:pPr>
              <w:jc w:val="center"/>
              <w:rPr>
                <w:color w:val="000000"/>
              </w:rPr>
            </w:pPr>
            <w:r w:rsidRPr="00BF0E09">
              <w:rPr>
                <w:color w:val="000000"/>
              </w:rPr>
              <w:t>0.743</w:t>
            </w:r>
          </w:p>
        </w:tc>
        <w:tc>
          <w:tcPr>
            <w:tcW w:w="766" w:type="dxa"/>
            <w:tcBorders>
              <w:top w:val="nil"/>
              <w:left w:val="nil"/>
              <w:bottom w:val="nil"/>
              <w:right w:val="nil"/>
            </w:tcBorders>
            <w:noWrap/>
            <w:vAlign w:val="bottom"/>
            <w:hideMark/>
          </w:tcPr>
          <w:p w14:paraId="51B8FD3D" w14:textId="77777777" w:rsidR="005F7E6B" w:rsidRPr="00BF0E09" w:rsidRDefault="005F7E6B" w:rsidP="00BF0E09">
            <w:pPr>
              <w:jc w:val="center"/>
              <w:rPr>
                <w:color w:val="000000"/>
              </w:rPr>
            </w:pPr>
            <w:r w:rsidRPr="00BF0E09">
              <w:rPr>
                <w:color w:val="000000"/>
              </w:rPr>
              <w:t>0.010</w:t>
            </w:r>
          </w:p>
        </w:tc>
      </w:tr>
      <w:tr w:rsidR="005F7E6B" w:rsidRPr="00BF0E09" w14:paraId="12E0241C" w14:textId="77777777" w:rsidTr="00BF0E09">
        <w:trPr>
          <w:trHeight w:val="314"/>
        </w:trPr>
        <w:tc>
          <w:tcPr>
            <w:tcW w:w="2160" w:type="dxa"/>
            <w:tcBorders>
              <w:top w:val="nil"/>
              <w:left w:val="nil"/>
              <w:bottom w:val="nil"/>
              <w:right w:val="nil"/>
            </w:tcBorders>
            <w:noWrap/>
            <w:vAlign w:val="bottom"/>
            <w:hideMark/>
          </w:tcPr>
          <w:p w14:paraId="399CD071" w14:textId="3CE3ACF7" w:rsidR="005F7E6B" w:rsidRPr="00BF0E09" w:rsidRDefault="00BF0E09">
            <w:pPr>
              <w:rPr>
                <w:color w:val="000000"/>
              </w:rPr>
            </w:pPr>
            <w:r>
              <w:rPr>
                <w:color w:val="000000"/>
              </w:rPr>
              <w:t>P</w:t>
            </w:r>
            <w:r w:rsidR="005F7E6B" w:rsidRPr="00BF0E09">
              <w:rPr>
                <w:color w:val="000000"/>
              </w:rPr>
              <w:t>ublic sector</w:t>
            </w:r>
          </w:p>
        </w:tc>
        <w:tc>
          <w:tcPr>
            <w:tcW w:w="1403" w:type="dxa"/>
            <w:tcBorders>
              <w:top w:val="nil"/>
              <w:left w:val="nil"/>
              <w:bottom w:val="nil"/>
              <w:right w:val="nil"/>
            </w:tcBorders>
            <w:noWrap/>
            <w:vAlign w:val="bottom"/>
            <w:hideMark/>
          </w:tcPr>
          <w:p w14:paraId="4FF5627B" w14:textId="77777777" w:rsidR="005F7E6B" w:rsidRPr="00BF0E09" w:rsidRDefault="005F7E6B">
            <w:pPr>
              <w:rPr>
                <w:color w:val="000000"/>
              </w:rPr>
            </w:pPr>
            <w:r w:rsidRPr="00BF0E09">
              <w:rPr>
                <w:color w:val="000000"/>
              </w:rPr>
              <w:t>Professional</w:t>
            </w:r>
          </w:p>
        </w:tc>
        <w:tc>
          <w:tcPr>
            <w:tcW w:w="1938" w:type="dxa"/>
            <w:tcBorders>
              <w:top w:val="nil"/>
              <w:left w:val="nil"/>
              <w:bottom w:val="nil"/>
              <w:right w:val="nil"/>
            </w:tcBorders>
            <w:noWrap/>
            <w:vAlign w:val="bottom"/>
            <w:hideMark/>
          </w:tcPr>
          <w:p w14:paraId="13CFE3F3" w14:textId="77777777" w:rsidR="005F7E6B" w:rsidRPr="00BF0E09" w:rsidRDefault="005F7E6B" w:rsidP="00BF0E09">
            <w:pPr>
              <w:jc w:val="center"/>
              <w:rPr>
                <w:color w:val="000000"/>
              </w:rPr>
            </w:pPr>
            <w:r w:rsidRPr="00BF0E09">
              <w:rPr>
                <w:color w:val="000000"/>
              </w:rPr>
              <w:t>1.519</w:t>
            </w:r>
          </w:p>
        </w:tc>
        <w:tc>
          <w:tcPr>
            <w:tcW w:w="766" w:type="dxa"/>
            <w:tcBorders>
              <w:top w:val="nil"/>
              <w:left w:val="nil"/>
              <w:bottom w:val="nil"/>
              <w:right w:val="nil"/>
            </w:tcBorders>
            <w:noWrap/>
            <w:vAlign w:val="bottom"/>
            <w:hideMark/>
          </w:tcPr>
          <w:p w14:paraId="29689DE5" w14:textId="77777777" w:rsidR="005F7E6B" w:rsidRPr="00BF0E09" w:rsidRDefault="005F7E6B" w:rsidP="00BF0E09">
            <w:pPr>
              <w:jc w:val="center"/>
              <w:rPr>
                <w:color w:val="000000"/>
              </w:rPr>
            </w:pPr>
            <w:r w:rsidRPr="00BF0E09">
              <w:rPr>
                <w:color w:val="000000"/>
              </w:rPr>
              <w:t>0.008</w:t>
            </w:r>
          </w:p>
        </w:tc>
        <w:tc>
          <w:tcPr>
            <w:tcW w:w="1938" w:type="dxa"/>
            <w:tcBorders>
              <w:top w:val="nil"/>
              <w:left w:val="nil"/>
              <w:bottom w:val="nil"/>
              <w:right w:val="nil"/>
            </w:tcBorders>
            <w:noWrap/>
            <w:vAlign w:val="bottom"/>
            <w:hideMark/>
          </w:tcPr>
          <w:p w14:paraId="2D7E3202" w14:textId="77777777" w:rsidR="005F7E6B" w:rsidRPr="00BF0E09" w:rsidRDefault="005F7E6B" w:rsidP="00BF0E09">
            <w:pPr>
              <w:jc w:val="center"/>
              <w:rPr>
                <w:color w:val="000000"/>
              </w:rPr>
            </w:pPr>
            <w:r w:rsidRPr="00BF0E09">
              <w:rPr>
                <w:color w:val="000000"/>
              </w:rPr>
              <w:t>1.359</w:t>
            </w:r>
          </w:p>
        </w:tc>
        <w:tc>
          <w:tcPr>
            <w:tcW w:w="766" w:type="dxa"/>
            <w:tcBorders>
              <w:top w:val="nil"/>
              <w:left w:val="nil"/>
              <w:bottom w:val="nil"/>
              <w:right w:val="nil"/>
            </w:tcBorders>
            <w:noWrap/>
            <w:vAlign w:val="bottom"/>
            <w:hideMark/>
          </w:tcPr>
          <w:p w14:paraId="5D514C12" w14:textId="77777777" w:rsidR="005F7E6B" w:rsidRPr="00BF0E09" w:rsidRDefault="005F7E6B" w:rsidP="00BF0E09">
            <w:pPr>
              <w:jc w:val="center"/>
              <w:rPr>
                <w:color w:val="000000"/>
              </w:rPr>
            </w:pPr>
            <w:r w:rsidRPr="00BF0E09">
              <w:rPr>
                <w:color w:val="000000"/>
              </w:rPr>
              <w:t>0.011</w:t>
            </w:r>
          </w:p>
        </w:tc>
      </w:tr>
      <w:tr w:rsidR="005F7E6B" w:rsidRPr="00BF0E09" w14:paraId="15CBEBC0" w14:textId="77777777" w:rsidTr="00BF0E09">
        <w:trPr>
          <w:trHeight w:val="314"/>
        </w:trPr>
        <w:tc>
          <w:tcPr>
            <w:tcW w:w="2160" w:type="dxa"/>
            <w:tcBorders>
              <w:top w:val="nil"/>
              <w:left w:val="nil"/>
              <w:bottom w:val="nil"/>
              <w:right w:val="nil"/>
            </w:tcBorders>
            <w:noWrap/>
            <w:vAlign w:val="bottom"/>
            <w:hideMark/>
          </w:tcPr>
          <w:p w14:paraId="3BD60A48" w14:textId="008B0EC2" w:rsidR="005F7E6B" w:rsidRPr="00BF0E09" w:rsidRDefault="005F7E6B">
            <w:pPr>
              <w:rPr>
                <w:color w:val="000000"/>
              </w:rPr>
            </w:pPr>
            <w:r w:rsidRPr="00BF0E09">
              <w:rPr>
                <w:color w:val="000000"/>
              </w:rPr>
              <w:t>Black</w:t>
            </w:r>
          </w:p>
        </w:tc>
        <w:tc>
          <w:tcPr>
            <w:tcW w:w="1403" w:type="dxa"/>
            <w:tcBorders>
              <w:top w:val="nil"/>
              <w:left w:val="nil"/>
              <w:bottom w:val="nil"/>
              <w:right w:val="nil"/>
            </w:tcBorders>
            <w:noWrap/>
            <w:vAlign w:val="bottom"/>
            <w:hideMark/>
          </w:tcPr>
          <w:p w14:paraId="1D554A45" w14:textId="77777777" w:rsidR="005F7E6B" w:rsidRPr="00BF0E09" w:rsidRDefault="005F7E6B">
            <w:pPr>
              <w:rPr>
                <w:color w:val="000000"/>
              </w:rPr>
            </w:pPr>
            <w:r w:rsidRPr="00BF0E09">
              <w:rPr>
                <w:color w:val="000000"/>
              </w:rPr>
              <w:t>Professional</w:t>
            </w:r>
          </w:p>
        </w:tc>
        <w:tc>
          <w:tcPr>
            <w:tcW w:w="1938" w:type="dxa"/>
            <w:tcBorders>
              <w:top w:val="nil"/>
              <w:left w:val="nil"/>
              <w:bottom w:val="nil"/>
              <w:right w:val="nil"/>
            </w:tcBorders>
            <w:noWrap/>
            <w:vAlign w:val="bottom"/>
            <w:hideMark/>
          </w:tcPr>
          <w:p w14:paraId="6C0EF1EF" w14:textId="77777777" w:rsidR="005F7E6B" w:rsidRPr="00BF0E09" w:rsidRDefault="005F7E6B" w:rsidP="00BF0E09">
            <w:pPr>
              <w:jc w:val="center"/>
              <w:rPr>
                <w:color w:val="000000"/>
              </w:rPr>
            </w:pPr>
            <w:r w:rsidRPr="00BF0E09">
              <w:rPr>
                <w:color w:val="000000"/>
              </w:rPr>
              <w:t>0.602</w:t>
            </w:r>
          </w:p>
        </w:tc>
        <w:tc>
          <w:tcPr>
            <w:tcW w:w="766" w:type="dxa"/>
            <w:tcBorders>
              <w:top w:val="nil"/>
              <w:left w:val="nil"/>
              <w:bottom w:val="nil"/>
              <w:right w:val="nil"/>
            </w:tcBorders>
            <w:noWrap/>
            <w:vAlign w:val="bottom"/>
            <w:hideMark/>
          </w:tcPr>
          <w:p w14:paraId="146458DC" w14:textId="77777777" w:rsidR="005F7E6B" w:rsidRPr="00BF0E09" w:rsidRDefault="005F7E6B" w:rsidP="00BF0E09">
            <w:pPr>
              <w:jc w:val="center"/>
              <w:rPr>
                <w:color w:val="000000"/>
              </w:rPr>
            </w:pPr>
            <w:r w:rsidRPr="00BF0E09">
              <w:rPr>
                <w:color w:val="000000"/>
              </w:rPr>
              <w:t>0.004</w:t>
            </w:r>
          </w:p>
        </w:tc>
        <w:tc>
          <w:tcPr>
            <w:tcW w:w="1938" w:type="dxa"/>
            <w:tcBorders>
              <w:top w:val="nil"/>
              <w:left w:val="nil"/>
              <w:bottom w:val="nil"/>
              <w:right w:val="nil"/>
            </w:tcBorders>
            <w:noWrap/>
            <w:vAlign w:val="bottom"/>
            <w:hideMark/>
          </w:tcPr>
          <w:p w14:paraId="68B1AD23" w14:textId="77777777" w:rsidR="005F7E6B" w:rsidRPr="00BF0E09" w:rsidRDefault="005F7E6B" w:rsidP="00BF0E09">
            <w:pPr>
              <w:jc w:val="center"/>
              <w:rPr>
                <w:color w:val="000000"/>
              </w:rPr>
            </w:pPr>
            <w:r w:rsidRPr="00BF0E09">
              <w:rPr>
                <w:color w:val="000000"/>
              </w:rPr>
              <w:t>0.643</w:t>
            </w:r>
          </w:p>
        </w:tc>
        <w:tc>
          <w:tcPr>
            <w:tcW w:w="766" w:type="dxa"/>
            <w:tcBorders>
              <w:top w:val="nil"/>
              <w:left w:val="nil"/>
              <w:bottom w:val="nil"/>
              <w:right w:val="nil"/>
            </w:tcBorders>
            <w:noWrap/>
            <w:vAlign w:val="bottom"/>
            <w:hideMark/>
          </w:tcPr>
          <w:p w14:paraId="034C00EB" w14:textId="77777777" w:rsidR="005F7E6B" w:rsidRPr="00BF0E09" w:rsidRDefault="005F7E6B" w:rsidP="00BF0E09">
            <w:pPr>
              <w:jc w:val="center"/>
              <w:rPr>
                <w:color w:val="000000"/>
              </w:rPr>
            </w:pPr>
            <w:r w:rsidRPr="00BF0E09">
              <w:rPr>
                <w:color w:val="000000"/>
              </w:rPr>
              <w:t>0.006</w:t>
            </w:r>
          </w:p>
        </w:tc>
      </w:tr>
      <w:tr w:rsidR="005F7E6B" w:rsidRPr="00BF0E09" w14:paraId="1601BF90" w14:textId="77777777" w:rsidTr="00BF0E09">
        <w:trPr>
          <w:trHeight w:val="314"/>
        </w:trPr>
        <w:tc>
          <w:tcPr>
            <w:tcW w:w="2160" w:type="dxa"/>
            <w:tcBorders>
              <w:top w:val="nil"/>
              <w:left w:val="nil"/>
              <w:bottom w:val="nil"/>
              <w:right w:val="nil"/>
            </w:tcBorders>
            <w:noWrap/>
            <w:vAlign w:val="bottom"/>
            <w:hideMark/>
          </w:tcPr>
          <w:p w14:paraId="4B1FD6F4" w14:textId="1C6D0079" w:rsidR="005F7E6B" w:rsidRPr="00BF0E09" w:rsidRDefault="00BF0E09">
            <w:pPr>
              <w:rPr>
                <w:color w:val="000000"/>
              </w:rPr>
            </w:pPr>
            <w:r>
              <w:rPr>
                <w:color w:val="000000"/>
              </w:rPr>
              <w:t>N</w:t>
            </w:r>
            <w:r w:rsidR="005F7E6B" w:rsidRPr="00BF0E09">
              <w:rPr>
                <w:color w:val="000000"/>
              </w:rPr>
              <w:t>ative American</w:t>
            </w:r>
          </w:p>
        </w:tc>
        <w:tc>
          <w:tcPr>
            <w:tcW w:w="1403" w:type="dxa"/>
            <w:tcBorders>
              <w:top w:val="nil"/>
              <w:left w:val="nil"/>
              <w:bottom w:val="nil"/>
              <w:right w:val="nil"/>
            </w:tcBorders>
            <w:noWrap/>
            <w:vAlign w:val="bottom"/>
            <w:hideMark/>
          </w:tcPr>
          <w:p w14:paraId="1F8633F2" w14:textId="77777777" w:rsidR="005F7E6B" w:rsidRPr="00BF0E09" w:rsidRDefault="005F7E6B">
            <w:pPr>
              <w:rPr>
                <w:color w:val="000000"/>
              </w:rPr>
            </w:pPr>
            <w:r w:rsidRPr="00BF0E09">
              <w:rPr>
                <w:color w:val="000000"/>
              </w:rPr>
              <w:t>Professional</w:t>
            </w:r>
          </w:p>
        </w:tc>
        <w:tc>
          <w:tcPr>
            <w:tcW w:w="1938" w:type="dxa"/>
            <w:tcBorders>
              <w:top w:val="nil"/>
              <w:left w:val="nil"/>
              <w:bottom w:val="nil"/>
              <w:right w:val="nil"/>
            </w:tcBorders>
            <w:noWrap/>
            <w:vAlign w:val="bottom"/>
            <w:hideMark/>
          </w:tcPr>
          <w:p w14:paraId="7A839491" w14:textId="77777777" w:rsidR="005F7E6B" w:rsidRPr="00BF0E09" w:rsidRDefault="005F7E6B" w:rsidP="00BF0E09">
            <w:pPr>
              <w:jc w:val="center"/>
              <w:rPr>
                <w:color w:val="000000"/>
              </w:rPr>
            </w:pPr>
            <w:r w:rsidRPr="00BF0E09">
              <w:rPr>
                <w:color w:val="000000"/>
              </w:rPr>
              <w:t>0.763</w:t>
            </w:r>
          </w:p>
        </w:tc>
        <w:tc>
          <w:tcPr>
            <w:tcW w:w="766" w:type="dxa"/>
            <w:tcBorders>
              <w:top w:val="nil"/>
              <w:left w:val="nil"/>
              <w:bottom w:val="nil"/>
              <w:right w:val="nil"/>
            </w:tcBorders>
            <w:noWrap/>
            <w:vAlign w:val="bottom"/>
            <w:hideMark/>
          </w:tcPr>
          <w:p w14:paraId="24E76DB9" w14:textId="77777777" w:rsidR="005F7E6B" w:rsidRPr="00BF0E09" w:rsidRDefault="005F7E6B" w:rsidP="00BF0E09">
            <w:pPr>
              <w:jc w:val="center"/>
              <w:rPr>
                <w:color w:val="000000"/>
              </w:rPr>
            </w:pPr>
            <w:r w:rsidRPr="00BF0E09">
              <w:rPr>
                <w:color w:val="000000"/>
              </w:rPr>
              <w:t>0.021</w:t>
            </w:r>
          </w:p>
        </w:tc>
        <w:tc>
          <w:tcPr>
            <w:tcW w:w="1938" w:type="dxa"/>
            <w:tcBorders>
              <w:top w:val="nil"/>
              <w:left w:val="nil"/>
              <w:bottom w:val="nil"/>
              <w:right w:val="nil"/>
            </w:tcBorders>
            <w:noWrap/>
            <w:vAlign w:val="bottom"/>
            <w:hideMark/>
          </w:tcPr>
          <w:p w14:paraId="5D690D06" w14:textId="77777777" w:rsidR="005F7E6B" w:rsidRPr="00BF0E09" w:rsidRDefault="005F7E6B" w:rsidP="00BF0E09">
            <w:pPr>
              <w:jc w:val="center"/>
              <w:rPr>
                <w:color w:val="000000"/>
              </w:rPr>
            </w:pPr>
            <w:r w:rsidRPr="00BF0E09">
              <w:rPr>
                <w:color w:val="000000"/>
              </w:rPr>
              <w:t>0.772</w:t>
            </w:r>
          </w:p>
        </w:tc>
        <w:tc>
          <w:tcPr>
            <w:tcW w:w="766" w:type="dxa"/>
            <w:tcBorders>
              <w:top w:val="nil"/>
              <w:left w:val="nil"/>
              <w:bottom w:val="nil"/>
              <w:right w:val="nil"/>
            </w:tcBorders>
            <w:noWrap/>
            <w:vAlign w:val="bottom"/>
            <w:hideMark/>
          </w:tcPr>
          <w:p w14:paraId="22258F93" w14:textId="77777777" w:rsidR="005F7E6B" w:rsidRPr="00BF0E09" w:rsidRDefault="005F7E6B" w:rsidP="00BF0E09">
            <w:pPr>
              <w:jc w:val="center"/>
              <w:rPr>
                <w:color w:val="000000"/>
              </w:rPr>
            </w:pPr>
            <w:r w:rsidRPr="00BF0E09">
              <w:rPr>
                <w:color w:val="000000"/>
              </w:rPr>
              <w:t>0.032</w:t>
            </w:r>
          </w:p>
        </w:tc>
      </w:tr>
      <w:tr w:rsidR="005F7E6B" w:rsidRPr="00BF0E09" w14:paraId="46F5B39B" w14:textId="77777777" w:rsidTr="00BF0E09">
        <w:trPr>
          <w:trHeight w:val="314"/>
        </w:trPr>
        <w:tc>
          <w:tcPr>
            <w:tcW w:w="2160" w:type="dxa"/>
            <w:tcBorders>
              <w:top w:val="nil"/>
              <w:left w:val="nil"/>
              <w:bottom w:val="nil"/>
              <w:right w:val="nil"/>
            </w:tcBorders>
            <w:noWrap/>
            <w:vAlign w:val="bottom"/>
            <w:hideMark/>
          </w:tcPr>
          <w:p w14:paraId="5C1EC3E3" w14:textId="373F38DF" w:rsidR="005F7E6B" w:rsidRPr="00BF0E09" w:rsidRDefault="005F7E6B">
            <w:pPr>
              <w:rPr>
                <w:color w:val="000000"/>
              </w:rPr>
            </w:pPr>
            <w:r w:rsidRPr="00BF0E09">
              <w:rPr>
                <w:color w:val="000000"/>
              </w:rPr>
              <w:t>Asian</w:t>
            </w:r>
          </w:p>
        </w:tc>
        <w:tc>
          <w:tcPr>
            <w:tcW w:w="1403" w:type="dxa"/>
            <w:tcBorders>
              <w:top w:val="nil"/>
              <w:left w:val="nil"/>
              <w:bottom w:val="nil"/>
              <w:right w:val="nil"/>
            </w:tcBorders>
            <w:noWrap/>
            <w:vAlign w:val="bottom"/>
            <w:hideMark/>
          </w:tcPr>
          <w:p w14:paraId="234DCDBC" w14:textId="77777777" w:rsidR="005F7E6B" w:rsidRPr="00BF0E09" w:rsidRDefault="005F7E6B">
            <w:pPr>
              <w:rPr>
                <w:color w:val="000000"/>
              </w:rPr>
            </w:pPr>
            <w:r w:rsidRPr="00BF0E09">
              <w:rPr>
                <w:color w:val="000000"/>
              </w:rPr>
              <w:t>Professional</w:t>
            </w:r>
          </w:p>
        </w:tc>
        <w:tc>
          <w:tcPr>
            <w:tcW w:w="1938" w:type="dxa"/>
            <w:tcBorders>
              <w:top w:val="nil"/>
              <w:left w:val="nil"/>
              <w:bottom w:val="nil"/>
              <w:right w:val="nil"/>
            </w:tcBorders>
            <w:noWrap/>
            <w:vAlign w:val="bottom"/>
            <w:hideMark/>
          </w:tcPr>
          <w:p w14:paraId="7ADA58D8" w14:textId="77777777" w:rsidR="005F7E6B" w:rsidRPr="00BF0E09" w:rsidRDefault="005F7E6B" w:rsidP="00BF0E09">
            <w:pPr>
              <w:jc w:val="center"/>
              <w:rPr>
                <w:color w:val="000000"/>
              </w:rPr>
            </w:pPr>
            <w:r w:rsidRPr="00BF0E09">
              <w:rPr>
                <w:color w:val="000000"/>
              </w:rPr>
              <w:t>0.925</w:t>
            </w:r>
          </w:p>
        </w:tc>
        <w:tc>
          <w:tcPr>
            <w:tcW w:w="766" w:type="dxa"/>
            <w:tcBorders>
              <w:top w:val="nil"/>
              <w:left w:val="nil"/>
              <w:bottom w:val="nil"/>
              <w:right w:val="nil"/>
            </w:tcBorders>
            <w:noWrap/>
            <w:vAlign w:val="bottom"/>
            <w:hideMark/>
          </w:tcPr>
          <w:p w14:paraId="258F5579" w14:textId="77777777" w:rsidR="005F7E6B" w:rsidRPr="00BF0E09" w:rsidRDefault="005F7E6B" w:rsidP="00BF0E09">
            <w:pPr>
              <w:jc w:val="center"/>
              <w:rPr>
                <w:color w:val="000000"/>
              </w:rPr>
            </w:pPr>
            <w:r w:rsidRPr="00BF0E09">
              <w:rPr>
                <w:color w:val="000000"/>
              </w:rPr>
              <w:t>0.012</w:t>
            </w:r>
          </w:p>
        </w:tc>
        <w:tc>
          <w:tcPr>
            <w:tcW w:w="1938" w:type="dxa"/>
            <w:tcBorders>
              <w:top w:val="nil"/>
              <w:left w:val="nil"/>
              <w:bottom w:val="nil"/>
              <w:right w:val="nil"/>
            </w:tcBorders>
            <w:noWrap/>
            <w:vAlign w:val="bottom"/>
            <w:hideMark/>
          </w:tcPr>
          <w:p w14:paraId="06CED84E" w14:textId="77777777" w:rsidR="005F7E6B" w:rsidRPr="00BF0E09" w:rsidRDefault="005F7E6B" w:rsidP="00BF0E09">
            <w:pPr>
              <w:jc w:val="center"/>
              <w:rPr>
                <w:color w:val="000000"/>
              </w:rPr>
            </w:pPr>
            <w:r w:rsidRPr="00BF0E09">
              <w:rPr>
                <w:color w:val="000000"/>
              </w:rPr>
              <w:t>1.308</w:t>
            </w:r>
          </w:p>
        </w:tc>
        <w:tc>
          <w:tcPr>
            <w:tcW w:w="766" w:type="dxa"/>
            <w:tcBorders>
              <w:top w:val="nil"/>
              <w:left w:val="nil"/>
              <w:bottom w:val="nil"/>
              <w:right w:val="nil"/>
            </w:tcBorders>
            <w:noWrap/>
            <w:vAlign w:val="bottom"/>
            <w:hideMark/>
          </w:tcPr>
          <w:p w14:paraId="484CD78A" w14:textId="77777777" w:rsidR="005F7E6B" w:rsidRPr="00BF0E09" w:rsidRDefault="005F7E6B" w:rsidP="00BF0E09">
            <w:pPr>
              <w:jc w:val="center"/>
              <w:rPr>
                <w:color w:val="000000"/>
              </w:rPr>
            </w:pPr>
            <w:r w:rsidRPr="00BF0E09">
              <w:rPr>
                <w:color w:val="000000"/>
              </w:rPr>
              <w:t>0.013</w:t>
            </w:r>
          </w:p>
        </w:tc>
      </w:tr>
      <w:tr w:rsidR="005F7E6B" w:rsidRPr="00BF0E09" w14:paraId="5CBFC1A6" w14:textId="77777777" w:rsidTr="00BF0E09">
        <w:trPr>
          <w:trHeight w:val="314"/>
        </w:trPr>
        <w:tc>
          <w:tcPr>
            <w:tcW w:w="2160" w:type="dxa"/>
            <w:tcBorders>
              <w:top w:val="nil"/>
              <w:left w:val="nil"/>
              <w:right w:val="nil"/>
            </w:tcBorders>
            <w:noWrap/>
            <w:vAlign w:val="bottom"/>
            <w:hideMark/>
          </w:tcPr>
          <w:p w14:paraId="5AF81F6B" w14:textId="77777777" w:rsidR="005F7E6B" w:rsidRPr="00BF0E09" w:rsidRDefault="005F7E6B">
            <w:pPr>
              <w:rPr>
                <w:color w:val="000000"/>
              </w:rPr>
            </w:pPr>
            <w:r w:rsidRPr="00BF0E09">
              <w:rPr>
                <w:color w:val="000000"/>
              </w:rPr>
              <w:t>Hispanic</w:t>
            </w:r>
          </w:p>
        </w:tc>
        <w:tc>
          <w:tcPr>
            <w:tcW w:w="1403" w:type="dxa"/>
            <w:tcBorders>
              <w:top w:val="nil"/>
              <w:left w:val="nil"/>
              <w:right w:val="nil"/>
            </w:tcBorders>
            <w:noWrap/>
            <w:vAlign w:val="bottom"/>
            <w:hideMark/>
          </w:tcPr>
          <w:p w14:paraId="7BDA2B1A" w14:textId="77777777" w:rsidR="005F7E6B" w:rsidRPr="00BF0E09" w:rsidRDefault="005F7E6B">
            <w:pPr>
              <w:rPr>
                <w:color w:val="000000"/>
              </w:rPr>
            </w:pPr>
            <w:r w:rsidRPr="00BF0E09">
              <w:rPr>
                <w:color w:val="000000"/>
              </w:rPr>
              <w:t>Professional</w:t>
            </w:r>
          </w:p>
        </w:tc>
        <w:tc>
          <w:tcPr>
            <w:tcW w:w="1938" w:type="dxa"/>
            <w:tcBorders>
              <w:top w:val="nil"/>
              <w:left w:val="nil"/>
              <w:right w:val="nil"/>
            </w:tcBorders>
            <w:noWrap/>
            <w:vAlign w:val="bottom"/>
            <w:hideMark/>
          </w:tcPr>
          <w:p w14:paraId="7BB47F79" w14:textId="77777777" w:rsidR="005F7E6B" w:rsidRPr="00BF0E09" w:rsidRDefault="005F7E6B" w:rsidP="00BF0E09">
            <w:pPr>
              <w:jc w:val="center"/>
              <w:rPr>
                <w:color w:val="000000"/>
              </w:rPr>
            </w:pPr>
            <w:r w:rsidRPr="00BF0E09">
              <w:rPr>
                <w:color w:val="000000"/>
              </w:rPr>
              <w:t>0.582</w:t>
            </w:r>
          </w:p>
        </w:tc>
        <w:tc>
          <w:tcPr>
            <w:tcW w:w="766" w:type="dxa"/>
            <w:tcBorders>
              <w:top w:val="nil"/>
              <w:left w:val="nil"/>
              <w:right w:val="nil"/>
            </w:tcBorders>
            <w:noWrap/>
            <w:vAlign w:val="bottom"/>
            <w:hideMark/>
          </w:tcPr>
          <w:p w14:paraId="568B4EE6" w14:textId="77777777" w:rsidR="005F7E6B" w:rsidRPr="00BF0E09" w:rsidRDefault="005F7E6B" w:rsidP="00BF0E09">
            <w:pPr>
              <w:jc w:val="center"/>
              <w:rPr>
                <w:color w:val="000000"/>
              </w:rPr>
            </w:pPr>
            <w:r w:rsidRPr="00BF0E09">
              <w:rPr>
                <w:color w:val="000000"/>
              </w:rPr>
              <w:t>0.006</w:t>
            </w:r>
          </w:p>
        </w:tc>
        <w:tc>
          <w:tcPr>
            <w:tcW w:w="1938" w:type="dxa"/>
            <w:tcBorders>
              <w:top w:val="nil"/>
              <w:left w:val="nil"/>
              <w:right w:val="nil"/>
            </w:tcBorders>
            <w:noWrap/>
            <w:vAlign w:val="bottom"/>
            <w:hideMark/>
          </w:tcPr>
          <w:p w14:paraId="395EB6D4" w14:textId="77777777" w:rsidR="005F7E6B" w:rsidRPr="00BF0E09" w:rsidRDefault="005F7E6B" w:rsidP="00BF0E09">
            <w:pPr>
              <w:jc w:val="center"/>
              <w:rPr>
                <w:color w:val="000000"/>
              </w:rPr>
            </w:pPr>
            <w:r w:rsidRPr="00BF0E09">
              <w:rPr>
                <w:color w:val="000000"/>
              </w:rPr>
              <w:t>0.612</w:t>
            </w:r>
          </w:p>
        </w:tc>
        <w:tc>
          <w:tcPr>
            <w:tcW w:w="766" w:type="dxa"/>
            <w:tcBorders>
              <w:top w:val="nil"/>
              <w:left w:val="nil"/>
              <w:right w:val="nil"/>
            </w:tcBorders>
            <w:noWrap/>
            <w:vAlign w:val="bottom"/>
            <w:hideMark/>
          </w:tcPr>
          <w:p w14:paraId="0198C4BA" w14:textId="77777777" w:rsidR="005F7E6B" w:rsidRPr="00BF0E09" w:rsidRDefault="005F7E6B" w:rsidP="00BF0E09">
            <w:pPr>
              <w:jc w:val="center"/>
              <w:rPr>
                <w:color w:val="000000"/>
              </w:rPr>
            </w:pPr>
            <w:r w:rsidRPr="00BF0E09">
              <w:rPr>
                <w:color w:val="000000"/>
              </w:rPr>
              <w:t>0.005</w:t>
            </w:r>
          </w:p>
        </w:tc>
      </w:tr>
      <w:tr w:rsidR="005F7E6B" w:rsidRPr="00BF0E09" w14:paraId="4219DFD1" w14:textId="77777777" w:rsidTr="00BF0E09">
        <w:trPr>
          <w:trHeight w:val="314"/>
        </w:trPr>
        <w:tc>
          <w:tcPr>
            <w:tcW w:w="2160" w:type="dxa"/>
            <w:tcBorders>
              <w:top w:val="nil"/>
              <w:left w:val="nil"/>
              <w:bottom w:val="single" w:sz="4" w:space="0" w:color="auto"/>
              <w:right w:val="nil"/>
            </w:tcBorders>
            <w:noWrap/>
            <w:vAlign w:val="bottom"/>
            <w:hideMark/>
          </w:tcPr>
          <w:p w14:paraId="4374F258" w14:textId="535B96CE" w:rsidR="005F7E6B" w:rsidRPr="00BF0E09" w:rsidRDefault="00BF0E09">
            <w:pPr>
              <w:rPr>
                <w:color w:val="000000"/>
              </w:rPr>
            </w:pPr>
            <w:r>
              <w:rPr>
                <w:color w:val="000000"/>
              </w:rPr>
              <w:t>R</w:t>
            </w:r>
            <w:r w:rsidR="005F7E6B" w:rsidRPr="00BF0E09">
              <w:rPr>
                <w:color w:val="000000"/>
              </w:rPr>
              <w:t>ace others</w:t>
            </w:r>
          </w:p>
        </w:tc>
        <w:tc>
          <w:tcPr>
            <w:tcW w:w="1403" w:type="dxa"/>
            <w:tcBorders>
              <w:top w:val="nil"/>
              <w:left w:val="nil"/>
              <w:bottom w:val="single" w:sz="4" w:space="0" w:color="auto"/>
              <w:right w:val="nil"/>
            </w:tcBorders>
            <w:noWrap/>
            <w:vAlign w:val="bottom"/>
            <w:hideMark/>
          </w:tcPr>
          <w:p w14:paraId="7881F4A1" w14:textId="77777777" w:rsidR="005F7E6B" w:rsidRPr="00BF0E09" w:rsidRDefault="005F7E6B">
            <w:pPr>
              <w:rPr>
                <w:color w:val="000000"/>
              </w:rPr>
            </w:pPr>
            <w:r w:rsidRPr="00BF0E09">
              <w:rPr>
                <w:color w:val="000000"/>
              </w:rPr>
              <w:t>Professional</w:t>
            </w:r>
          </w:p>
        </w:tc>
        <w:tc>
          <w:tcPr>
            <w:tcW w:w="1938" w:type="dxa"/>
            <w:tcBorders>
              <w:top w:val="nil"/>
              <w:left w:val="nil"/>
              <w:bottom w:val="single" w:sz="4" w:space="0" w:color="auto"/>
              <w:right w:val="nil"/>
            </w:tcBorders>
            <w:noWrap/>
            <w:vAlign w:val="bottom"/>
            <w:hideMark/>
          </w:tcPr>
          <w:p w14:paraId="2C92BC73" w14:textId="77777777" w:rsidR="005F7E6B" w:rsidRPr="00BF0E09" w:rsidRDefault="005F7E6B" w:rsidP="00BF0E09">
            <w:pPr>
              <w:jc w:val="center"/>
              <w:rPr>
                <w:color w:val="000000"/>
              </w:rPr>
            </w:pPr>
            <w:r w:rsidRPr="00BF0E09">
              <w:rPr>
                <w:color w:val="000000"/>
              </w:rPr>
              <w:t>0.905</w:t>
            </w:r>
          </w:p>
        </w:tc>
        <w:tc>
          <w:tcPr>
            <w:tcW w:w="766" w:type="dxa"/>
            <w:tcBorders>
              <w:top w:val="nil"/>
              <w:left w:val="nil"/>
              <w:bottom w:val="single" w:sz="4" w:space="0" w:color="auto"/>
              <w:right w:val="nil"/>
            </w:tcBorders>
            <w:noWrap/>
            <w:vAlign w:val="bottom"/>
            <w:hideMark/>
          </w:tcPr>
          <w:p w14:paraId="14545A47" w14:textId="77777777" w:rsidR="005F7E6B" w:rsidRPr="00BF0E09" w:rsidRDefault="005F7E6B" w:rsidP="00BF0E09">
            <w:pPr>
              <w:jc w:val="center"/>
              <w:rPr>
                <w:color w:val="000000"/>
              </w:rPr>
            </w:pPr>
            <w:r w:rsidRPr="00BF0E09">
              <w:rPr>
                <w:color w:val="000000"/>
              </w:rPr>
              <w:t>0.055</w:t>
            </w:r>
          </w:p>
        </w:tc>
        <w:tc>
          <w:tcPr>
            <w:tcW w:w="1938" w:type="dxa"/>
            <w:tcBorders>
              <w:top w:val="nil"/>
              <w:left w:val="nil"/>
              <w:bottom w:val="single" w:sz="4" w:space="0" w:color="auto"/>
              <w:right w:val="nil"/>
            </w:tcBorders>
            <w:noWrap/>
            <w:vAlign w:val="bottom"/>
            <w:hideMark/>
          </w:tcPr>
          <w:p w14:paraId="031808C0" w14:textId="77777777" w:rsidR="005F7E6B" w:rsidRPr="00BF0E09" w:rsidRDefault="005F7E6B" w:rsidP="00BF0E09">
            <w:pPr>
              <w:jc w:val="center"/>
              <w:rPr>
                <w:color w:val="000000"/>
              </w:rPr>
            </w:pPr>
            <w:r w:rsidRPr="00BF0E09">
              <w:rPr>
                <w:color w:val="000000"/>
              </w:rPr>
              <w:t>0.938</w:t>
            </w:r>
          </w:p>
        </w:tc>
        <w:tc>
          <w:tcPr>
            <w:tcW w:w="766" w:type="dxa"/>
            <w:tcBorders>
              <w:top w:val="nil"/>
              <w:left w:val="nil"/>
              <w:bottom w:val="single" w:sz="4" w:space="0" w:color="auto"/>
              <w:right w:val="nil"/>
            </w:tcBorders>
            <w:noWrap/>
            <w:vAlign w:val="bottom"/>
            <w:hideMark/>
          </w:tcPr>
          <w:p w14:paraId="4C144EA5" w14:textId="77777777" w:rsidR="005F7E6B" w:rsidRPr="00BF0E09" w:rsidRDefault="005F7E6B" w:rsidP="00BF0E09">
            <w:pPr>
              <w:jc w:val="center"/>
              <w:rPr>
                <w:color w:val="000000"/>
              </w:rPr>
            </w:pPr>
            <w:r w:rsidRPr="00BF0E09">
              <w:rPr>
                <w:color w:val="000000"/>
              </w:rPr>
              <w:t>0.017</w:t>
            </w:r>
          </w:p>
        </w:tc>
      </w:tr>
      <w:tr w:rsidR="00BF0E09" w:rsidRPr="00BF0E09" w14:paraId="20A7194C" w14:textId="77777777" w:rsidTr="00BF0E09">
        <w:trPr>
          <w:trHeight w:val="314"/>
        </w:trPr>
        <w:tc>
          <w:tcPr>
            <w:tcW w:w="2160" w:type="dxa"/>
            <w:tcBorders>
              <w:top w:val="single" w:sz="4" w:space="0" w:color="auto"/>
              <w:left w:val="nil"/>
              <w:bottom w:val="single" w:sz="4" w:space="0" w:color="auto"/>
              <w:right w:val="nil"/>
            </w:tcBorders>
            <w:noWrap/>
            <w:vAlign w:val="bottom"/>
          </w:tcPr>
          <w:p w14:paraId="1559B765" w14:textId="4E530E4B" w:rsidR="00BF0E09" w:rsidRDefault="00BF0E09" w:rsidP="00BF0E09">
            <w:pPr>
              <w:rPr>
                <w:color w:val="000000"/>
              </w:rPr>
            </w:pPr>
            <w:r w:rsidRPr="00BF0E09">
              <w:rPr>
                <w:color w:val="000000"/>
              </w:rPr>
              <w:t>AIC</w:t>
            </w:r>
          </w:p>
        </w:tc>
        <w:tc>
          <w:tcPr>
            <w:tcW w:w="1403" w:type="dxa"/>
            <w:tcBorders>
              <w:top w:val="single" w:sz="4" w:space="0" w:color="auto"/>
              <w:left w:val="nil"/>
              <w:bottom w:val="single" w:sz="4" w:space="0" w:color="auto"/>
              <w:right w:val="nil"/>
            </w:tcBorders>
            <w:noWrap/>
            <w:vAlign w:val="bottom"/>
          </w:tcPr>
          <w:p w14:paraId="2DDD5597" w14:textId="77777777" w:rsidR="00BF0E09" w:rsidRPr="00BF0E09" w:rsidRDefault="00BF0E09" w:rsidP="00BF0E09">
            <w:pPr>
              <w:rPr>
                <w:color w:val="000000"/>
              </w:rPr>
            </w:pPr>
          </w:p>
        </w:tc>
        <w:tc>
          <w:tcPr>
            <w:tcW w:w="2704" w:type="dxa"/>
            <w:gridSpan w:val="2"/>
            <w:tcBorders>
              <w:top w:val="single" w:sz="4" w:space="0" w:color="auto"/>
              <w:left w:val="nil"/>
              <w:bottom w:val="single" w:sz="4" w:space="0" w:color="auto"/>
              <w:right w:val="nil"/>
            </w:tcBorders>
            <w:noWrap/>
            <w:vAlign w:val="bottom"/>
          </w:tcPr>
          <w:p w14:paraId="0DD56E30" w14:textId="1EBAA16C" w:rsidR="00BF0E09" w:rsidRPr="00BF0E09" w:rsidRDefault="00BF0E09" w:rsidP="00BF0E09">
            <w:pPr>
              <w:jc w:val="center"/>
              <w:rPr>
                <w:color w:val="000000"/>
              </w:rPr>
            </w:pPr>
            <w:r w:rsidRPr="00BF0E09">
              <w:rPr>
                <w:color w:val="000000"/>
              </w:rPr>
              <w:t>4011146</w:t>
            </w:r>
          </w:p>
        </w:tc>
        <w:tc>
          <w:tcPr>
            <w:tcW w:w="2704" w:type="dxa"/>
            <w:gridSpan w:val="2"/>
            <w:tcBorders>
              <w:top w:val="single" w:sz="4" w:space="0" w:color="auto"/>
              <w:left w:val="nil"/>
              <w:bottom w:val="single" w:sz="4" w:space="0" w:color="auto"/>
              <w:right w:val="nil"/>
            </w:tcBorders>
            <w:noWrap/>
            <w:vAlign w:val="bottom"/>
          </w:tcPr>
          <w:p w14:paraId="679D8292" w14:textId="3DB2D353" w:rsidR="00BF0E09" w:rsidRPr="00BF0E09" w:rsidRDefault="00BF0E09" w:rsidP="00BF0E09">
            <w:pPr>
              <w:jc w:val="center"/>
              <w:rPr>
                <w:color w:val="000000"/>
              </w:rPr>
            </w:pPr>
            <w:r>
              <w:rPr>
                <w:color w:val="000000"/>
              </w:rPr>
              <w:t>3948502</w:t>
            </w:r>
          </w:p>
        </w:tc>
      </w:tr>
    </w:tbl>
    <w:p w14:paraId="03F09C40" w14:textId="77777777" w:rsidR="005F7E6B" w:rsidRDefault="005F7E6B" w:rsidP="007018D8">
      <w:pPr>
        <w:rPr>
          <w:b/>
          <w:bCs/>
          <w:sz w:val="28"/>
          <w:szCs w:val="28"/>
        </w:rPr>
      </w:pPr>
    </w:p>
    <w:p w14:paraId="015008B8" w14:textId="1FCC0DEA" w:rsidR="007D4224" w:rsidRDefault="00A540E7" w:rsidP="007D4224">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XI</w:t>
      </w:r>
      <w:r w:rsidR="007D4224" w:rsidRPr="007D4224">
        <w:rPr>
          <w:rFonts w:ascii="Times New Roman" w:hAnsi="Times New Roman" w:cs="Times New Roman"/>
          <w:b/>
          <w:bCs/>
          <w:color w:val="000000" w:themeColor="text1"/>
          <w:sz w:val="24"/>
          <w:szCs w:val="24"/>
        </w:rPr>
        <w:t>. Implications of Using PCE to Adjust Wages for Inflation So Trends in Earnings Indicate Trends in Purchasing Power</w:t>
      </w:r>
    </w:p>
    <w:p w14:paraId="056164F5" w14:textId="77777777" w:rsidR="00934F4B" w:rsidRPr="00934F4B" w:rsidRDefault="00934F4B" w:rsidP="00934F4B"/>
    <w:p w14:paraId="55F9D600" w14:textId="6F3C9BBF" w:rsidR="00934F4B" w:rsidRDefault="007D4224" w:rsidP="00934F4B">
      <w:pPr>
        <w:ind w:firstLine="720"/>
      </w:pPr>
      <w:r w:rsidRPr="00C01A68">
        <w:t>For our analyses, we used the Personal Consumption Expenditures (PCE) price index to inflation-adjust wages. This enables us to compare wages over time; wages from all years are standardized such that wages are only shown to increase (decrease) if there was an increase (decrease) in purchasing power. We adjust wages for all years to the last year in our analysis, 2019. Figure A1, shows how the choice of deflator results in relatively large differences in wage trends. The “Consumer Price Index for All Urban Consumers” (CPI-U), released by the U.S. Bureau of Labor Statistics, is provided by default via IPUMS for all years starting in 1940, and it is often used. But the CPI-U has several shortcomings, e.g., related to the cost of homeownership, that make it a problematic choice in many cases. The “Consumer Price Index for All Urban Consumers Research Series” (CPI-U-RS) corrects for some problems with the CPI-U</w:t>
      </w:r>
      <w:ins w:id="0" w:author="Microsoft Office User" w:date="2025-12-31T11:22:00Z">
        <w:r w:rsidR="00C5545C">
          <w:t xml:space="preserve">. </w:t>
        </w:r>
      </w:ins>
      <w:r w:rsidRPr="00C01A68">
        <w:t xml:space="preserve">We chose the PCE index because it </w:t>
      </w:r>
      <w:r w:rsidR="00C5545C">
        <w:t xml:space="preserve">also </w:t>
      </w:r>
      <w:r w:rsidRPr="00C01A68">
        <w:t xml:space="preserve">adjusts for additional </w:t>
      </w:r>
      <w:r>
        <w:t xml:space="preserve">factors, </w:t>
      </w:r>
      <w:r w:rsidR="00B129FD">
        <w:t xml:space="preserve">especially </w:t>
      </w:r>
      <w:r w:rsidR="00B129FD">
        <w:lastRenderedPageBreak/>
        <w:t>substitution</w:t>
      </w:r>
      <w:r>
        <w:t xml:space="preserve"> effects in consumer spending,</w:t>
      </w:r>
      <w:r w:rsidRPr="00C01A68">
        <w:t xml:space="preserve"> more than the alternatives</w:t>
      </w:r>
      <w:r>
        <w:t xml:space="preserve">. </w:t>
      </w:r>
      <w:r w:rsidRPr="00C01A68">
        <w:t xml:space="preserve">The choice of the price index makes a large difference to measured wage trends (see Fig. A1); </w:t>
      </w:r>
      <w:r w:rsidR="00934F4B">
        <w:t>therefore,</w:t>
      </w:r>
      <w:r>
        <w:t xml:space="preserve"> </w:t>
      </w:r>
      <w:r w:rsidRPr="00C01A68">
        <w:t xml:space="preserve">our descriptive </w:t>
      </w:r>
      <w:r w:rsidR="00934F4B">
        <w:t>results of wage changes over time</w:t>
      </w:r>
      <w:r w:rsidRPr="00C01A68">
        <w:t xml:space="preserve"> in the paper would show less gain and more loss of wages over time had we not used PCE. </w:t>
      </w:r>
      <w:r w:rsidR="00934F4B" w:rsidRPr="00934F4B">
        <w:t xml:space="preserve">Importantly, the results of the decomposition-of-change analysis in the paper are </w:t>
      </w:r>
      <w:r w:rsidR="00934F4B" w:rsidRPr="00934F4B">
        <w:rPr>
          <w:i/>
          <w:iCs/>
        </w:rPr>
        <w:t>not</w:t>
      </w:r>
      <w:r w:rsidR="00934F4B" w:rsidRPr="00934F4B">
        <w:t xml:space="preserve"> affected by the choice of indicator, because the decomposition is defined by relative scales between groups that are consistently affected by the CPI index.</w:t>
      </w:r>
      <w:ins w:id="1" w:author="Microsoft Office User" w:date="2025-12-31T11:06:00Z">
        <w:r w:rsidR="00152F8F">
          <w:t xml:space="preserve"> </w:t>
        </w:r>
      </w:ins>
      <w:r w:rsidR="00152F8F">
        <w:t>Our TWFE models are also not affected</w:t>
      </w:r>
      <w:r w:rsidR="00C5545C">
        <w:t xml:space="preserve"> by which deflator is chosen</w:t>
      </w:r>
      <w:r w:rsidR="00152F8F">
        <w:t xml:space="preserve">. </w:t>
      </w:r>
    </w:p>
    <w:p w14:paraId="6154F21E" w14:textId="77777777" w:rsidR="00934F4B" w:rsidRDefault="00934F4B" w:rsidP="00934F4B"/>
    <w:p w14:paraId="463987E6" w14:textId="53F10B8D" w:rsidR="007D4224" w:rsidRPr="00934F4B" w:rsidRDefault="007D4224" w:rsidP="00934F4B">
      <w:r w:rsidRPr="00D70526">
        <w:rPr>
          <w:color w:val="000000" w:themeColor="text1"/>
        </w:rPr>
        <w:t xml:space="preserve">Figure </w:t>
      </w:r>
      <w:r>
        <w:rPr>
          <w:color w:val="000000" w:themeColor="text1"/>
        </w:rPr>
        <w:t>A1. Inflation-Adjusted Mean Wages, 1980 to 2019, Adjusted by Different Indices</w:t>
      </w:r>
    </w:p>
    <w:p w14:paraId="281F6709" w14:textId="77777777" w:rsidR="007D4224" w:rsidRDefault="007D4224" w:rsidP="007D4224">
      <w:r>
        <w:rPr>
          <w:noProof/>
        </w:rPr>
        <w:drawing>
          <wp:inline distT="0" distB="0" distL="0" distR="0" wp14:anchorId="111465A7" wp14:editId="568C6E5D">
            <wp:extent cx="5245100" cy="3771900"/>
            <wp:effectExtent l="0" t="0" r="0" b="0"/>
            <wp:docPr id="1" name="Picture 1" descr="A graph of the number of people in the united stat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the number of people in the united states&#10;&#10;Description automatically generated with medium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45100" cy="3771900"/>
                    </a:xfrm>
                    <a:prstGeom prst="rect">
                      <a:avLst/>
                    </a:prstGeom>
                  </pic:spPr>
                </pic:pic>
              </a:graphicData>
            </a:graphic>
          </wp:inline>
        </w:drawing>
      </w:r>
    </w:p>
    <w:p w14:paraId="57C08DFF" w14:textId="77777777" w:rsidR="007D4224" w:rsidRPr="00C01A68" w:rsidRDefault="007D4224" w:rsidP="007D4224"/>
    <w:p w14:paraId="06262B19" w14:textId="77777777" w:rsidR="007D4224" w:rsidRDefault="007D4224" w:rsidP="007018D8">
      <w:pPr>
        <w:rPr>
          <w:b/>
          <w:bCs/>
          <w:sz w:val="28"/>
          <w:szCs w:val="28"/>
        </w:rPr>
      </w:pPr>
    </w:p>
    <w:p w14:paraId="3C9532BE" w14:textId="1DF0D961" w:rsidR="007018D8" w:rsidRPr="00554D87" w:rsidRDefault="007018D8" w:rsidP="007018D8">
      <w:r w:rsidRPr="00C01A68">
        <w:rPr>
          <w:b/>
          <w:bCs/>
          <w:sz w:val="28"/>
          <w:szCs w:val="28"/>
        </w:rPr>
        <w:t xml:space="preserve">Reference for </w:t>
      </w:r>
      <w:r w:rsidR="00152F8F">
        <w:rPr>
          <w:b/>
          <w:bCs/>
          <w:sz w:val="28"/>
          <w:szCs w:val="28"/>
        </w:rPr>
        <w:t xml:space="preserve">Full </w:t>
      </w:r>
      <w:r w:rsidRPr="00C01A68">
        <w:rPr>
          <w:b/>
          <w:bCs/>
          <w:sz w:val="28"/>
          <w:szCs w:val="28"/>
        </w:rPr>
        <w:t>Appendix</w:t>
      </w:r>
    </w:p>
    <w:p w14:paraId="6C0B930F" w14:textId="77777777" w:rsidR="005F7E6B" w:rsidRDefault="005F7E6B" w:rsidP="007018D8">
      <w:pPr>
        <w:pStyle w:val="Reference"/>
        <w:ind w:left="720" w:hanging="720"/>
      </w:pPr>
    </w:p>
    <w:p w14:paraId="305C35AA" w14:textId="13255A42" w:rsidR="009A2FBB" w:rsidRDefault="007018D8" w:rsidP="00554D87">
      <w:pPr>
        <w:pStyle w:val="Reference"/>
        <w:ind w:left="720" w:hanging="720"/>
        <w:rPr>
          <w:ins w:id="2" w:author="Microsoft Office User" w:date="2025-12-31T11:01:00Z"/>
        </w:rPr>
      </w:pPr>
      <w:proofErr w:type="spellStart"/>
      <w:r w:rsidRPr="00E43930">
        <w:rPr>
          <w:color w:val="222222"/>
          <w:shd w:val="clear" w:color="auto" w:fill="FFFFFF"/>
        </w:rPr>
        <w:t>Mitnik</w:t>
      </w:r>
      <w:proofErr w:type="spellEnd"/>
      <w:r w:rsidRPr="00E43930">
        <w:rPr>
          <w:color w:val="222222"/>
          <w:shd w:val="clear" w:color="auto" w:fill="FFFFFF"/>
        </w:rPr>
        <w:t xml:space="preserve">, Pablo A., and Erin </w:t>
      </w:r>
      <w:proofErr w:type="spellStart"/>
      <w:r w:rsidRPr="00E43930">
        <w:rPr>
          <w:color w:val="222222"/>
          <w:shd w:val="clear" w:color="auto" w:fill="FFFFFF"/>
        </w:rPr>
        <w:t>Cumberworth</w:t>
      </w:r>
      <w:proofErr w:type="spellEnd"/>
      <w:r>
        <w:rPr>
          <w:color w:val="222222"/>
          <w:shd w:val="clear" w:color="auto" w:fill="FFFFFF"/>
        </w:rPr>
        <w:t xml:space="preserve">. </w:t>
      </w:r>
      <w:r w:rsidRPr="00C01A68">
        <w:rPr>
          <w:color w:val="222222"/>
          <w:shd w:val="clear" w:color="auto" w:fill="FFFFFF"/>
        </w:rPr>
        <w:t xml:space="preserve">2021. </w:t>
      </w:r>
      <w:r>
        <w:rPr>
          <w:color w:val="222222"/>
          <w:shd w:val="clear" w:color="auto" w:fill="FFFFFF"/>
        </w:rPr>
        <w:t>“</w:t>
      </w:r>
      <w:r w:rsidRPr="00C01A68">
        <w:rPr>
          <w:color w:val="222222"/>
          <w:shd w:val="clear" w:color="auto" w:fill="FFFFFF"/>
        </w:rPr>
        <w:t xml:space="preserve">Measuring </w:t>
      </w:r>
      <w:r>
        <w:rPr>
          <w:color w:val="222222"/>
          <w:shd w:val="clear" w:color="auto" w:fill="FFFFFF"/>
        </w:rPr>
        <w:t>S</w:t>
      </w:r>
      <w:r w:rsidRPr="00C01A68">
        <w:rPr>
          <w:color w:val="222222"/>
          <w:shd w:val="clear" w:color="auto" w:fill="FFFFFF"/>
        </w:rPr>
        <w:t xml:space="preserve">ocial </w:t>
      </w:r>
      <w:r>
        <w:rPr>
          <w:color w:val="222222"/>
          <w:shd w:val="clear" w:color="auto" w:fill="FFFFFF"/>
        </w:rPr>
        <w:t>C</w:t>
      </w:r>
      <w:r w:rsidRPr="00C01A68">
        <w:rPr>
          <w:color w:val="222222"/>
          <w:shd w:val="clear" w:color="auto" w:fill="FFFFFF"/>
        </w:rPr>
        <w:t xml:space="preserve">lass with </w:t>
      </w:r>
      <w:r>
        <w:rPr>
          <w:color w:val="222222"/>
          <w:shd w:val="clear" w:color="auto" w:fill="FFFFFF"/>
        </w:rPr>
        <w:t>C</w:t>
      </w:r>
      <w:r w:rsidRPr="00C01A68">
        <w:rPr>
          <w:color w:val="222222"/>
          <w:shd w:val="clear" w:color="auto" w:fill="FFFFFF"/>
        </w:rPr>
        <w:t xml:space="preserve">hanging </w:t>
      </w:r>
      <w:r>
        <w:rPr>
          <w:color w:val="222222"/>
          <w:shd w:val="clear" w:color="auto" w:fill="FFFFFF"/>
        </w:rPr>
        <w:t>O</w:t>
      </w:r>
      <w:r w:rsidRPr="00C01A68">
        <w:rPr>
          <w:color w:val="222222"/>
          <w:shd w:val="clear" w:color="auto" w:fill="FFFFFF"/>
        </w:rPr>
        <w:t xml:space="preserve">ccupational </w:t>
      </w:r>
      <w:r>
        <w:rPr>
          <w:color w:val="222222"/>
          <w:shd w:val="clear" w:color="auto" w:fill="FFFFFF"/>
        </w:rPr>
        <w:t>C</w:t>
      </w:r>
      <w:r w:rsidRPr="00C01A68">
        <w:rPr>
          <w:color w:val="222222"/>
          <w:shd w:val="clear" w:color="auto" w:fill="FFFFFF"/>
        </w:rPr>
        <w:t xml:space="preserve">lassifications: Reliability, </w:t>
      </w:r>
      <w:r>
        <w:rPr>
          <w:color w:val="222222"/>
          <w:shd w:val="clear" w:color="auto" w:fill="FFFFFF"/>
        </w:rPr>
        <w:t>C</w:t>
      </w:r>
      <w:r w:rsidRPr="00C01A68">
        <w:rPr>
          <w:color w:val="222222"/>
          <w:shd w:val="clear" w:color="auto" w:fill="FFFFFF"/>
        </w:rPr>
        <w:t xml:space="preserve">ompeting </w:t>
      </w:r>
      <w:r>
        <w:rPr>
          <w:color w:val="222222"/>
          <w:shd w:val="clear" w:color="auto" w:fill="FFFFFF"/>
        </w:rPr>
        <w:t>M</w:t>
      </w:r>
      <w:r w:rsidRPr="00C01A68">
        <w:rPr>
          <w:color w:val="222222"/>
          <w:shd w:val="clear" w:color="auto" w:fill="FFFFFF"/>
        </w:rPr>
        <w:t xml:space="preserve">easurement </w:t>
      </w:r>
      <w:r>
        <w:rPr>
          <w:color w:val="222222"/>
          <w:shd w:val="clear" w:color="auto" w:fill="FFFFFF"/>
        </w:rPr>
        <w:t>S</w:t>
      </w:r>
      <w:r w:rsidRPr="00C01A68">
        <w:rPr>
          <w:color w:val="222222"/>
          <w:shd w:val="clear" w:color="auto" w:fill="FFFFFF"/>
        </w:rPr>
        <w:t xml:space="preserve">trategies, and the 1970–1980 US </w:t>
      </w:r>
      <w:r>
        <w:rPr>
          <w:color w:val="222222"/>
          <w:shd w:val="clear" w:color="auto" w:fill="FFFFFF"/>
        </w:rPr>
        <w:t>C</w:t>
      </w:r>
      <w:r w:rsidRPr="00C01A68">
        <w:rPr>
          <w:color w:val="222222"/>
          <w:shd w:val="clear" w:color="auto" w:fill="FFFFFF"/>
        </w:rPr>
        <w:t xml:space="preserve">lassification </w:t>
      </w:r>
      <w:r>
        <w:rPr>
          <w:color w:val="222222"/>
          <w:shd w:val="clear" w:color="auto" w:fill="FFFFFF"/>
        </w:rPr>
        <w:t>D</w:t>
      </w:r>
      <w:r w:rsidRPr="00C01A68">
        <w:rPr>
          <w:color w:val="222222"/>
          <w:shd w:val="clear" w:color="auto" w:fill="FFFFFF"/>
        </w:rPr>
        <w:t>ivide.</w:t>
      </w:r>
      <w:r>
        <w:rPr>
          <w:color w:val="222222"/>
          <w:shd w:val="clear" w:color="auto" w:fill="FFFFFF"/>
        </w:rPr>
        <w:t>”</w:t>
      </w:r>
      <w:r w:rsidRPr="00C01A68">
        <w:rPr>
          <w:color w:val="222222"/>
          <w:shd w:val="clear" w:color="auto" w:fill="FFFFFF"/>
        </w:rPr>
        <w:t> </w:t>
      </w:r>
      <w:r w:rsidRPr="00C01A68">
        <w:rPr>
          <w:i/>
          <w:iCs/>
          <w:color w:val="222222"/>
          <w:shd w:val="clear" w:color="auto" w:fill="FFFFFF"/>
        </w:rPr>
        <w:t>Sociological Methods &amp; Research</w:t>
      </w:r>
      <w:r w:rsidRPr="00C01A68">
        <w:rPr>
          <w:color w:val="222222"/>
          <w:shd w:val="clear" w:color="auto" w:fill="FFFFFF"/>
        </w:rPr>
        <w:t>, </w:t>
      </w:r>
      <w:r w:rsidRPr="00176E7D">
        <w:rPr>
          <w:color w:val="222222"/>
          <w:shd w:val="clear" w:color="auto" w:fill="FFFFFF"/>
        </w:rPr>
        <w:t>50</w:t>
      </w:r>
      <w:r>
        <w:rPr>
          <w:i/>
          <w:iCs/>
          <w:color w:val="222222"/>
          <w:shd w:val="clear" w:color="auto" w:fill="FFFFFF"/>
        </w:rPr>
        <w:t xml:space="preserve"> </w:t>
      </w:r>
      <w:r w:rsidRPr="00C01A68">
        <w:rPr>
          <w:color w:val="222222"/>
          <w:shd w:val="clear" w:color="auto" w:fill="FFFFFF"/>
        </w:rPr>
        <w:t>(1)</w:t>
      </w:r>
      <w:r>
        <w:rPr>
          <w:color w:val="222222"/>
          <w:shd w:val="clear" w:color="auto" w:fill="FFFFFF"/>
        </w:rPr>
        <w:t>:</w:t>
      </w:r>
      <w:r w:rsidRPr="00C01A68">
        <w:rPr>
          <w:color w:val="222222"/>
          <w:shd w:val="clear" w:color="auto" w:fill="FFFFFF"/>
        </w:rPr>
        <w:t xml:space="preserve"> 265-309.</w:t>
      </w:r>
      <w:r w:rsidRPr="00C01A68">
        <w:t xml:space="preserve"> </w:t>
      </w:r>
    </w:p>
    <w:p w14:paraId="2D92620E" w14:textId="4F8D2DCE" w:rsidR="00152F8F" w:rsidRDefault="00152F8F" w:rsidP="00554D87">
      <w:pPr>
        <w:pStyle w:val="Reference"/>
        <w:ind w:left="720" w:hanging="720"/>
      </w:pPr>
    </w:p>
    <w:sectPr w:rsidR="00152F8F" w:rsidSect="00275A81">
      <w:headerReference w:type="even" r:id="rId8"/>
      <w:head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B96939" w14:textId="77777777" w:rsidR="003A5DA6" w:rsidRDefault="003A5DA6" w:rsidP="00275A81">
      <w:r>
        <w:separator/>
      </w:r>
    </w:p>
  </w:endnote>
  <w:endnote w:type="continuationSeparator" w:id="0">
    <w:p w14:paraId="397BC12E" w14:textId="77777777" w:rsidR="003A5DA6" w:rsidRDefault="003A5DA6" w:rsidP="00275A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82C2E9" w14:textId="77777777" w:rsidR="003A5DA6" w:rsidRDefault="003A5DA6" w:rsidP="00275A81">
      <w:r>
        <w:separator/>
      </w:r>
    </w:p>
  </w:footnote>
  <w:footnote w:type="continuationSeparator" w:id="0">
    <w:p w14:paraId="6C670AD5" w14:textId="77777777" w:rsidR="003A5DA6" w:rsidRDefault="003A5DA6" w:rsidP="00275A81">
      <w:r>
        <w:continuationSeparator/>
      </w:r>
    </w:p>
  </w:footnote>
  <w:footnote w:id="1">
    <w:p w14:paraId="630B79F2" w14:textId="37BC475C" w:rsidR="0061184E" w:rsidRDefault="0061184E">
      <w:pPr>
        <w:pStyle w:val="FootnoteText"/>
      </w:pPr>
      <w:r>
        <w:rPr>
          <w:rStyle w:val="FootnoteReference"/>
        </w:rPr>
        <w:footnoteRef/>
      </w:r>
      <w:r>
        <w:t xml:space="preserve"> </w:t>
      </w:r>
      <w:r w:rsidR="00C5545C">
        <w:t>T</w:t>
      </w:r>
      <w:r>
        <w:t xml:space="preserve">his Full Appendix contains all content in the </w:t>
      </w:r>
      <w:r w:rsidR="001F6FAA" w:rsidRPr="00B129FD">
        <w:rPr>
          <w:i/>
          <w:iCs/>
        </w:rPr>
        <w:t>Social Forces</w:t>
      </w:r>
      <w:r w:rsidR="001F6FAA">
        <w:t xml:space="preserve"> </w:t>
      </w:r>
      <w:r>
        <w:t>“Online Appendix” referred to in the paper</w:t>
      </w:r>
      <w:r w:rsidR="00C5545C">
        <w:t xml:space="preserve">. This Full Appendix also includes </w:t>
      </w:r>
      <w:r>
        <w:t>a</w:t>
      </w:r>
      <w:r w:rsidR="00152F8F">
        <w:t xml:space="preserve">dditional </w:t>
      </w:r>
      <w:r w:rsidR="00C5545C">
        <w:t xml:space="preserve">content </w:t>
      </w:r>
      <w:r>
        <w:t>include</w:t>
      </w:r>
      <w:r w:rsidR="001F6FAA">
        <w:t>s</w:t>
      </w:r>
      <w:r w:rsidR="00152F8F">
        <w:t xml:space="preserve"> space did not permit including </w:t>
      </w:r>
      <w:r w:rsidR="001F6FAA">
        <w:t xml:space="preserve">in the Online Appendix. The content included here but not in the Online Appendix is labelled below as </w:t>
      </w:r>
      <w:r w:rsidR="00152F8F">
        <w:t>Table A10</w:t>
      </w:r>
      <w:r w:rsidR="001F6FAA">
        <w:t xml:space="preserve"> and</w:t>
      </w:r>
      <w:r w:rsidR="00152F8F">
        <w:t xml:space="preserve"> Figure A1.</w:t>
      </w:r>
      <w:r w:rsidR="001F6FAA">
        <w:t xml:space="preserve"> </w:t>
      </w:r>
      <w:r w:rsidR="00152F8F">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81084494"/>
      <w:docPartObj>
        <w:docPartGallery w:val="Page Numbers (Top of Page)"/>
        <w:docPartUnique/>
      </w:docPartObj>
    </w:sdtPr>
    <w:sdtEndPr>
      <w:rPr>
        <w:rStyle w:val="PageNumber"/>
      </w:rPr>
    </w:sdtEndPr>
    <w:sdtContent>
      <w:p w14:paraId="72BBC3E1" w14:textId="1C1560F5" w:rsidR="00275A81" w:rsidRDefault="00275A81" w:rsidP="00C170D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0602016" w14:textId="77777777" w:rsidR="00275A81" w:rsidRDefault="00275A81" w:rsidP="00275A8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40348543"/>
      <w:docPartObj>
        <w:docPartGallery w:val="Page Numbers (Top of Page)"/>
        <w:docPartUnique/>
      </w:docPartObj>
    </w:sdtPr>
    <w:sdtEndPr>
      <w:rPr>
        <w:rStyle w:val="PageNumber"/>
      </w:rPr>
    </w:sdtEndPr>
    <w:sdtContent>
      <w:p w14:paraId="60845B62" w14:textId="6B315050" w:rsidR="00275A81" w:rsidRDefault="00275A81" w:rsidP="00C170D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A699BA2" w14:textId="77777777" w:rsidR="00275A81" w:rsidRDefault="00275A81" w:rsidP="00275A81">
    <w:pPr>
      <w:pStyle w:val="Header"/>
      <w:ind w:right="360"/>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8DB"/>
    <w:rsid w:val="000302A9"/>
    <w:rsid w:val="000441FF"/>
    <w:rsid w:val="000473FB"/>
    <w:rsid w:val="000546ED"/>
    <w:rsid w:val="00073988"/>
    <w:rsid w:val="00082C11"/>
    <w:rsid w:val="000C5FC0"/>
    <w:rsid w:val="000D251F"/>
    <w:rsid w:val="000E30D4"/>
    <w:rsid w:val="0013348C"/>
    <w:rsid w:val="00152F8F"/>
    <w:rsid w:val="00186568"/>
    <w:rsid w:val="00197869"/>
    <w:rsid w:val="001A71EF"/>
    <w:rsid w:val="001C12F8"/>
    <w:rsid w:val="001C4A1F"/>
    <w:rsid w:val="001F6FAA"/>
    <w:rsid w:val="002376D1"/>
    <w:rsid w:val="002445D5"/>
    <w:rsid w:val="00275A81"/>
    <w:rsid w:val="002A48DB"/>
    <w:rsid w:val="002C588C"/>
    <w:rsid w:val="00301C08"/>
    <w:rsid w:val="003647D0"/>
    <w:rsid w:val="003A5DA6"/>
    <w:rsid w:val="003D23EF"/>
    <w:rsid w:val="003F1CBE"/>
    <w:rsid w:val="003F42C1"/>
    <w:rsid w:val="00463197"/>
    <w:rsid w:val="00481BE6"/>
    <w:rsid w:val="00492CDC"/>
    <w:rsid w:val="004A380D"/>
    <w:rsid w:val="004B326F"/>
    <w:rsid w:val="004E5D71"/>
    <w:rsid w:val="004F2408"/>
    <w:rsid w:val="00502DDA"/>
    <w:rsid w:val="00504F74"/>
    <w:rsid w:val="00530CD6"/>
    <w:rsid w:val="00535123"/>
    <w:rsid w:val="00541495"/>
    <w:rsid w:val="00541DB1"/>
    <w:rsid w:val="00554D87"/>
    <w:rsid w:val="00584433"/>
    <w:rsid w:val="005E3226"/>
    <w:rsid w:val="005F3426"/>
    <w:rsid w:val="005F7E6B"/>
    <w:rsid w:val="00601AAA"/>
    <w:rsid w:val="0061184E"/>
    <w:rsid w:val="0062425F"/>
    <w:rsid w:val="006318F8"/>
    <w:rsid w:val="00665440"/>
    <w:rsid w:val="00676501"/>
    <w:rsid w:val="007018D8"/>
    <w:rsid w:val="007069FD"/>
    <w:rsid w:val="00727174"/>
    <w:rsid w:val="0075054D"/>
    <w:rsid w:val="00763A77"/>
    <w:rsid w:val="00764A14"/>
    <w:rsid w:val="00795CEB"/>
    <w:rsid w:val="007D189E"/>
    <w:rsid w:val="007D4224"/>
    <w:rsid w:val="00813D2C"/>
    <w:rsid w:val="00870522"/>
    <w:rsid w:val="008D0B89"/>
    <w:rsid w:val="008D13DD"/>
    <w:rsid w:val="008D6D48"/>
    <w:rsid w:val="00906C05"/>
    <w:rsid w:val="00934F4B"/>
    <w:rsid w:val="009474CC"/>
    <w:rsid w:val="00964CD6"/>
    <w:rsid w:val="009805D3"/>
    <w:rsid w:val="009A2FBB"/>
    <w:rsid w:val="009B0049"/>
    <w:rsid w:val="009B25FF"/>
    <w:rsid w:val="009D5F3F"/>
    <w:rsid w:val="009F2EFE"/>
    <w:rsid w:val="00A102BE"/>
    <w:rsid w:val="00A3219A"/>
    <w:rsid w:val="00A366C9"/>
    <w:rsid w:val="00A43117"/>
    <w:rsid w:val="00A540E7"/>
    <w:rsid w:val="00AA793B"/>
    <w:rsid w:val="00AB1369"/>
    <w:rsid w:val="00AB1CB0"/>
    <w:rsid w:val="00B00A75"/>
    <w:rsid w:val="00B129FD"/>
    <w:rsid w:val="00B851B7"/>
    <w:rsid w:val="00BC0157"/>
    <w:rsid w:val="00BE4BC8"/>
    <w:rsid w:val="00BF0E09"/>
    <w:rsid w:val="00C03E84"/>
    <w:rsid w:val="00C31B45"/>
    <w:rsid w:val="00C5545C"/>
    <w:rsid w:val="00C91CAD"/>
    <w:rsid w:val="00CA32FC"/>
    <w:rsid w:val="00CA4FF6"/>
    <w:rsid w:val="00CB6762"/>
    <w:rsid w:val="00D11FFB"/>
    <w:rsid w:val="00D26E82"/>
    <w:rsid w:val="00D51AB0"/>
    <w:rsid w:val="00D61ACE"/>
    <w:rsid w:val="00D72150"/>
    <w:rsid w:val="00D87BD0"/>
    <w:rsid w:val="00DA11C5"/>
    <w:rsid w:val="00DD46EC"/>
    <w:rsid w:val="00DE507C"/>
    <w:rsid w:val="00E50F8D"/>
    <w:rsid w:val="00E6205F"/>
    <w:rsid w:val="00E721B5"/>
    <w:rsid w:val="00E81D55"/>
    <w:rsid w:val="00E92E90"/>
    <w:rsid w:val="00EF61CD"/>
    <w:rsid w:val="00F11954"/>
    <w:rsid w:val="00F1454A"/>
    <w:rsid w:val="00F36392"/>
    <w:rsid w:val="00F86714"/>
    <w:rsid w:val="00FA38B8"/>
    <w:rsid w:val="00FB3506"/>
    <w:rsid w:val="00FC177C"/>
    <w:rsid w:val="00FF44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2C4EFB1"/>
  <w15:chartTrackingRefBased/>
  <w15:docId w15:val="{EFE7397D-9ECE-004C-BAD2-17379AF7B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7E6B"/>
    <w:rPr>
      <w:rFonts w:ascii="Times New Roman" w:eastAsia="Times New Roman" w:hAnsi="Times New Roman" w:cs="Times New Roman"/>
    </w:rPr>
  </w:style>
  <w:style w:type="paragraph" w:styleId="Heading1">
    <w:name w:val="heading 1"/>
    <w:basedOn w:val="Normal"/>
    <w:link w:val="Heading1Char"/>
    <w:uiPriority w:val="9"/>
    <w:qFormat/>
    <w:rsid w:val="009D5F3F"/>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unhideWhenUsed/>
    <w:qFormat/>
    <w:rsid w:val="00A366C9"/>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F3F"/>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9D5F3F"/>
    <w:pPr>
      <w:spacing w:before="100" w:beforeAutospacing="1" w:after="100" w:afterAutospacing="1"/>
    </w:pPr>
  </w:style>
  <w:style w:type="character" w:customStyle="1" w:styleId="Heading2Char">
    <w:name w:val="Heading 2 Char"/>
    <w:basedOn w:val="DefaultParagraphFont"/>
    <w:link w:val="Heading2"/>
    <w:uiPriority w:val="9"/>
    <w:rsid w:val="00A366C9"/>
    <w:rPr>
      <w:rFonts w:asciiTheme="majorHAnsi" w:eastAsiaTheme="majorEastAsia" w:hAnsiTheme="majorHAnsi" w:cstheme="majorBidi"/>
      <w:color w:val="2F5496" w:themeColor="accent1" w:themeShade="BF"/>
      <w:sz w:val="26"/>
      <w:szCs w:val="26"/>
    </w:rPr>
  </w:style>
  <w:style w:type="paragraph" w:styleId="Revision">
    <w:name w:val="Revision"/>
    <w:hidden/>
    <w:uiPriority w:val="99"/>
    <w:semiHidden/>
    <w:rsid w:val="0062425F"/>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62425F"/>
    <w:rPr>
      <w:sz w:val="16"/>
      <w:szCs w:val="16"/>
    </w:rPr>
  </w:style>
  <w:style w:type="paragraph" w:styleId="CommentText">
    <w:name w:val="annotation text"/>
    <w:basedOn w:val="Normal"/>
    <w:link w:val="CommentTextChar"/>
    <w:uiPriority w:val="99"/>
    <w:unhideWhenUsed/>
    <w:rsid w:val="0062425F"/>
    <w:rPr>
      <w:sz w:val="20"/>
      <w:szCs w:val="20"/>
    </w:rPr>
  </w:style>
  <w:style w:type="character" w:customStyle="1" w:styleId="CommentTextChar">
    <w:name w:val="Comment Text Char"/>
    <w:basedOn w:val="DefaultParagraphFont"/>
    <w:link w:val="CommentText"/>
    <w:uiPriority w:val="99"/>
    <w:rsid w:val="0062425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62425F"/>
    <w:rPr>
      <w:b/>
      <w:bCs/>
    </w:rPr>
  </w:style>
  <w:style w:type="character" w:customStyle="1" w:styleId="CommentSubjectChar">
    <w:name w:val="Comment Subject Char"/>
    <w:basedOn w:val="CommentTextChar"/>
    <w:link w:val="CommentSubject"/>
    <w:uiPriority w:val="99"/>
    <w:semiHidden/>
    <w:rsid w:val="0062425F"/>
    <w:rPr>
      <w:rFonts w:ascii="Times New Roman" w:eastAsia="Times New Roman" w:hAnsi="Times New Roman" w:cs="Times New Roman"/>
      <w:b/>
      <w:bCs/>
      <w:sz w:val="20"/>
      <w:szCs w:val="20"/>
    </w:rPr>
  </w:style>
  <w:style w:type="paragraph" w:styleId="ListParagraph">
    <w:name w:val="List Paragraph"/>
    <w:basedOn w:val="Normal"/>
    <w:uiPriority w:val="34"/>
    <w:qFormat/>
    <w:rsid w:val="00F86714"/>
    <w:pPr>
      <w:ind w:left="720"/>
      <w:contextualSpacing/>
    </w:pPr>
  </w:style>
  <w:style w:type="table" w:styleId="TableGrid">
    <w:name w:val="Table Grid"/>
    <w:basedOn w:val="TableNormal"/>
    <w:uiPriority w:val="39"/>
    <w:rsid w:val="00AB13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
    <w:name w:val="Reference"/>
    <w:basedOn w:val="Normal"/>
    <w:qFormat/>
    <w:rsid w:val="007018D8"/>
  </w:style>
  <w:style w:type="paragraph" w:styleId="Title">
    <w:name w:val="Title"/>
    <w:basedOn w:val="Normal"/>
    <w:next w:val="Normal"/>
    <w:link w:val="TitleChar"/>
    <w:uiPriority w:val="10"/>
    <w:qFormat/>
    <w:rsid w:val="00275A81"/>
    <w:pPr>
      <w:keepNext/>
      <w:keepLines/>
      <w:spacing w:before="480"/>
      <w:jc w:val="center"/>
    </w:pPr>
    <w:rPr>
      <w:b/>
      <w:sz w:val="36"/>
      <w:szCs w:val="72"/>
      <w:lang w:val="en"/>
    </w:rPr>
  </w:style>
  <w:style w:type="character" w:customStyle="1" w:styleId="TitleChar">
    <w:name w:val="Title Char"/>
    <w:basedOn w:val="DefaultParagraphFont"/>
    <w:link w:val="Title"/>
    <w:uiPriority w:val="10"/>
    <w:rsid w:val="00275A81"/>
    <w:rPr>
      <w:rFonts w:ascii="Times New Roman" w:eastAsia="Times New Roman" w:hAnsi="Times New Roman" w:cs="Times New Roman"/>
      <w:b/>
      <w:sz w:val="36"/>
      <w:szCs w:val="72"/>
      <w:lang w:val="en"/>
    </w:rPr>
  </w:style>
  <w:style w:type="paragraph" w:styleId="Header">
    <w:name w:val="header"/>
    <w:basedOn w:val="Normal"/>
    <w:link w:val="HeaderChar"/>
    <w:uiPriority w:val="99"/>
    <w:unhideWhenUsed/>
    <w:rsid w:val="00275A81"/>
    <w:pPr>
      <w:tabs>
        <w:tab w:val="center" w:pos="4680"/>
        <w:tab w:val="right" w:pos="9360"/>
      </w:tabs>
    </w:pPr>
  </w:style>
  <w:style w:type="character" w:customStyle="1" w:styleId="HeaderChar">
    <w:name w:val="Header Char"/>
    <w:basedOn w:val="DefaultParagraphFont"/>
    <w:link w:val="Header"/>
    <w:uiPriority w:val="99"/>
    <w:rsid w:val="00275A81"/>
    <w:rPr>
      <w:rFonts w:ascii="Times New Roman" w:eastAsia="Times New Roman" w:hAnsi="Times New Roman" w:cs="Times New Roman"/>
    </w:rPr>
  </w:style>
  <w:style w:type="character" w:styleId="PageNumber">
    <w:name w:val="page number"/>
    <w:basedOn w:val="DefaultParagraphFont"/>
    <w:uiPriority w:val="99"/>
    <w:semiHidden/>
    <w:unhideWhenUsed/>
    <w:rsid w:val="00275A81"/>
  </w:style>
  <w:style w:type="paragraph" w:styleId="FootnoteText">
    <w:name w:val="footnote text"/>
    <w:basedOn w:val="Normal"/>
    <w:link w:val="FootnoteTextChar"/>
    <w:uiPriority w:val="99"/>
    <w:semiHidden/>
    <w:unhideWhenUsed/>
    <w:rsid w:val="0061184E"/>
    <w:rPr>
      <w:sz w:val="20"/>
      <w:szCs w:val="20"/>
    </w:rPr>
  </w:style>
  <w:style w:type="character" w:customStyle="1" w:styleId="FootnoteTextChar">
    <w:name w:val="Footnote Text Char"/>
    <w:basedOn w:val="DefaultParagraphFont"/>
    <w:link w:val="FootnoteText"/>
    <w:uiPriority w:val="99"/>
    <w:semiHidden/>
    <w:rsid w:val="0061184E"/>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61184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96956">
      <w:bodyDiv w:val="1"/>
      <w:marLeft w:val="0"/>
      <w:marRight w:val="0"/>
      <w:marTop w:val="0"/>
      <w:marBottom w:val="0"/>
      <w:divBdr>
        <w:top w:val="none" w:sz="0" w:space="0" w:color="auto"/>
        <w:left w:val="none" w:sz="0" w:space="0" w:color="auto"/>
        <w:bottom w:val="none" w:sz="0" w:space="0" w:color="auto"/>
        <w:right w:val="none" w:sz="0" w:space="0" w:color="auto"/>
      </w:divBdr>
    </w:div>
    <w:div w:id="148980505">
      <w:bodyDiv w:val="1"/>
      <w:marLeft w:val="0"/>
      <w:marRight w:val="0"/>
      <w:marTop w:val="0"/>
      <w:marBottom w:val="0"/>
      <w:divBdr>
        <w:top w:val="none" w:sz="0" w:space="0" w:color="auto"/>
        <w:left w:val="none" w:sz="0" w:space="0" w:color="auto"/>
        <w:bottom w:val="none" w:sz="0" w:space="0" w:color="auto"/>
        <w:right w:val="none" w:sz="0" w:space="0" w:color="auto"/>
      </w:divBdr>
    </w:div>
    <w:div w:id="1083334649">
      <w:bodyDiv w:val="1"/>
      <w:marLeft w:val="0"/>
      <w:marRight w:val="0"/>
      <w:marTop w:val="0"/>
      <w:marBottom w:val="0"/>
      <w:divBdr>
        <w:top w:val="none" w:sz="0" w:space="0" w:color="auto"/>
        <w:left w:val="none" w:sz="0" w:space="0" w:color="auto"/>
        <w:bottom w:val="none" w:sz="0" w:space="0" w:color="auto"/>
        <w:right w:val="none" w:sz="0" w:space="0" w:color="auto"/>
      </w:divBdr>
    </w:div>
    <w:div w:id="1100221444">
      <w:bodyDiv w:val="1"/>
      <w:marLeft w:val="0"/>
      <w:marRight w:val="0"/>
      <w:marTop w:val="0"/>
      <w:marBottom w:val="0"/>
      <w:divBdr>
        <w:top w:val="none" w:sz="0" w:space="0" w:color="auto"/>
        <w:left w:val="none" w:sz="0" w:space="0" w:color="auto"/>
        <w:bottom w:val="none" w:sz="0" w:space="0" w:color="auto"/>
        <w:right w:val="none" w:sz="0" w:space="0" w:color="auto"/>
      </w:divBdr>
    </w:div>
    <w:div w:id="1170683042">
      <w:bodyDiv w:val="1"/>
      <w:marLeft w:val="0"/>
      <w:marRight w:val="0"/>
      <w:marTop w:val="0"/>
      <w:marBottom w:val="0"/>
      <w:divBdr>
        <w:top w:val="none" w:sz="0" w:space="0" w:color="auto"/>
        <w:left w:val="none" w:sz="0" w:space="0" w:color="auto"/>
        <w:bottom w:val="none" w:sz="0" w:space="0" w:color="auto"/>
        <w:right w:val="none" w:sz="0" w:space="0" w:color="auto"/>
      </w:divBdr>
    </w:div>
    <w:div w:id="1220242797">
      <w:bodyDiv w:val="1"/>
      <w:marLeft w:val="0"/>
      <w:marRight w:val="0"/>
      <w:marTop w:val="0"/>
      <w:marBottom w:val="0"/>
      <w:divBdr>
        <w:top w:val="none" w:sz="0" w:space="0" w:color="auto"/>
        <w:left w:val="none" w:sz="0" w:space="0" w:color="auto"/>
        <w:bottom w:val="none" w:sz="0" w:space="0" w:color="auto"/>
        <w:right w:val="none" w:sz="0" w:space="0" w:color="auto"/>
      </w:divBdr>
    </w:div>
    <w:div w:id="1382941605">
      <w:bodyDiv w:val="1"/>
      <w:marLeft w:val="0"/>
      <w:marRight w:val="0"/>
      <w:marTop w:val="0"/>
      <w:marBottom w:val="0"/>
      <w:divBdr>
        <w:top w:val="none" w:sz="0" w:space="0" w:color="auto"/>
        <w:left w:val="none" w:sz="0" w:space="0" w:color="auto"/>
        <w:bottom w:val="none" w:sz="0" w:space="0" w:color="auto"/>
        <w:right w:val="none" w:sz="0" w:space="0" w:color="auto"/>
      </w:divBdr>
    </w:div>
    <w:div w:id="1384594107">
      <w:bodyDiv w:val="1"/>
      <w:marLeft w:val="0"/>
      <w:marRight w:val="0"/>
      <w:marTop w:val="0"/>
      <w:marBottom w:val="0"/>
      <w:divBdr>
        <w:top w:val="none" w:sz="0" w:space="0" w:color="auto"/>
        <w:left w:val="none" w:sz="0" w:space="0" w:color="auto"/>
        <w:bottom w:val="none" w:sz="0" w:space="0" w:color="auto"/>
        <w:right w:val="none" w:sz="0" w:space="0" w:color="auto"/>
      </w:divBdr>
    </w:div>
    <w:div w:id="1842112813">
      <w:bodyDiv w:val="1"/>
      <w:marLeft w:val="0"/>
      <w:marRight w:val="0"/>
      <w:marTop w:val="0"/>
      <w:marBottom w:val="0"/>
      <w:divBdr>
        <w:top w:val="none" w:sz="0" w:space="0" w:color="auto"/>
        <w:left w:val="none" w:sz="0" w:space="0" w:color="auto"/>
        <w:bottom w:val="none" w:sz="0" w:space="0" w:color="auto"/>
        <w:right w:val="none" w:sz="0" w:space="0" w:color="auto"/>
      </w:divBdr>
    </w:div>
    <w:div w:id="1953054240">
      <w:bodyDiv w:val="1"/>
      <w:marLeft w:val="0"/>
      <w:marRight w:val="0"/>
      <w:marTop w:val="0"/>
      <w:marBottom w:val="0"/>
      <w:divBdr>
        <w:top w:val="none" w:sz="0" w:space="0" w:color="auto"/>
        <w:left w:val="none" w:sz="0" w:space="0" w:color="auto"/>
        <w:bottom w:val="none" w:sz="0" w:space="0" w:color="auto"/>
        <w:right w:val="none" w:sz="0" w:space="0" w:color="auto"/>
      </w:divBdr>
    </w:div>
    <w:div w:id="1955092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tif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7F5988-8DAD-5E44-A49A-B198471512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12</Pages>
  <Words>4238</Words>
  <Characters>24157</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Wenhao Jiang</dc:creator>
  <cp:keywords/>
  <dc:description/>
  <cp:lastModifiedBy>Wenhao Jiang, Ph.D.</cp:lastModifiedBy>
  <cp:revision>5</cp:revision>
  <dcterms:created xsi:type="dcterms:W3CDTF">2025-12-31T16:16:00Z</dcterms:created>
  <dcterms:modified xsi:type="dcterms:W3CDTF">2025-12-31T20:39:00Z</dcterms:modified>
</cp:coreProperties>
</file>